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F2C65" w:rsidRPr="00C718C6" w:rsidRDefault="009F2C65" w:rsidP="009F2C65">
      <w:pPr>
        <w:jc w:val="both"/>
        <w:rPr>
          <w:b/>
          <w:color w:val="1F497D"/>
          <w:sz w:val="2"/>
          <w:lang w:eastAsia="ko-KR"/>
        </w:rPr>
      </w:pPr>
    </w:p>
    <w:p w:rsidR="00152ECC" w:rsidRPr="00C718C6" w:rsidRDefault="00152ECC" w:rsidP="009F2C65">
      <w:pPr>
        <w:jc w:val="both"/>
        <w:rPr>
          <w:b/>
          <w:color w:val="1F497D"/>
          <w:sz w:val="2"/>
          <w:lang w:eastAsia="ko-KR"/>
        </w:rPr>
      </w:pPr>
    </w:p>
    <w:p w:rsidR="00446B26" w:rsidRPr="00C718C6" w:rsidRDefault="00446B26" w:rsidP="009F2C65">
      <w:pPr>
        <w:jc w:val="both"/>
        <w:rPr>
          <w:b/>
          <w:color w:val="1F497D"/>
          <w:sz w:val="2"/>
          <w:lang w:eastAsia="ko-KR"/>
        </w:rPr>
      </w:pPr>
    </w:p>
    <w:p w:rsidR="00152ECC" w:rsidRPr="00BE33DC" w:rsidRDefault="00152ECC" w:rsidP="00152ECC">
      <w:pPr>
        <w:spacing w:line="360" w:lineRule="auto"/>
        <w:jc w:val="center"/>
        <w:rPr>
          <w:rFonts w:eastAsia="Calibri" w:hint="eastAsia"/>
          <w:b/>
          <w:sz w:val="60"/>
          <w:szCs w:val="22"/>
        </w:rPr>
      </w:pPr>
      <w:r w:rsidRPr="00BE33DC">
        <w:rPr>
          <w:rFonts w:eastAsia="Calibri" w:hint="eastAsia"/>
          <w:b/>
          <w:sz w:val="60"/>
          <w:szCs w:val="22"/>
        </w:rPr>
        <w:t>QUY TRÌNH KIỂM SOÁT</w:t>
      </w:r>
    </w:p>
    <w:p w:rsidR="00152ECC" w:rsidRPr="00884E4F" w:rsidRDefault="00152ECC" w:rsidP="00152ECC">
      <w:pPr>
        <w:spacing w:line="360" w:lineRule="auto"/>
        <w:jc w:val="center"/>
        <w:rPr>
          <w:rFonts w:eastAsia="Calibri" w:hint="eastAsia"/>
          <w:b/>
          <w:sz w:val="96"/>
          <w:szCs w:val="22"/>
        </w:rPr>
      </w:pPr>
      <w:r w:rsidRPr="00BE33DC">
        <w:rPr>
          <w:rFonts w:eastAsia="Calibri" w:hint="eastAsia"/>
          <w:b/>
          <w:sz w:val="60"/>
          <w:szCs w:val="22"/>
        </w:rPr>
        <w:t xml:space="preserve"> TÀI LIỆU</w:t>
      </w:r>
    </w:p>
    <w:p w:rsidR="00446B26" w:rsidRPr="00C718C6" w:rsidRDefault="00FF17EF" w:rsidP="001546FC">
      <w:pPr>
        <w:spacing w:line="360" w:lineRule="auto"/>
        <w:jc w:val="center"/>
        <w:rPr>
          <w:rFonts w:eastAsia="Calibri"/>
          <w:b/>
          <w:color w:val="1F497D"/>
          <w:sz w:val="60"/>
          <w:szCs w:val="22"/>
        </w:rPr>
      </w:pPr>
      <w:r w:rsidRPr="00C718C6">
        <w:rPr>
          <w:rFonts w:eastAsia="Calibri"/>
          <w:b/>
          <w:color w:val="1F497D"/>
          <w:sz w:val="60"/>
          <w:szCs w:val="22"/>
        </w:rPr>
        <w:t>DOCUMENT CONTROL PROC</w:t>
      </w:r>
      <w:r w:rsidR="00FC0CED" w:rsidRPr="00C718C6">
        <w:rPr>
          <w:rFonts w:eastAsia="Calibri"/>
          <w:b/>
          <w:color w:val="1F497D"/>
          <w:sz w:val="60"/>
          <w:szCs w:val="22"/>
        </w:rPr>
        <w:t>EDURE</w:t>
      </w: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AB2B4E" w:rsidRPr="00660721" w:rsidTr="00884E4F">
        <w:trPr>
          <w:trHeight w:val="438"/>
        </w:trPr>
        <w:tc>
          <w:tcPr>
            <w:tcW w:w="2460" w:type="dxa"/>
          </w:tcPr>
          <w:p w:rsidR="00AB2B4E" w:rsidRPr="001C4BB8" w:rsidRDefault="00AB2B4E" w:rsidP="00AB2B4E">
            <w:pPr>
              <w:pStyle w:val="10"/>
              <w:spacing w:line="240" w:lineRule="auto"/>
              <w:ind w:left="0" w:firstLine="0"/>
              <w:jc w:val="center"/>
              <w:rPr>
                <w:rFonts w:ascii="Times New Roman" w:eastAsia="PMingLiU" w:hAnsi="Times New Roman"/>
                <w:lang w:val="vi-VN" w:eastAsia="zh-TW"/>
              </w:rPr>
            </w:pPr>
          </w:p>
          <w:p w:rsidR="00AB2B4E" w:rsidRDefault="00AB2B4E" w:rsidP="00AB2B4E">
            <w:pPr>
              <w:pStyle w:val="10"/>
              <w:spacing w:line="240" w:lineRule="auto"/>
              <w:ind w:left="0" w:firstLine="0"/>
              <w:jc w:val="center"/>
            </w:pPr>
            <w:r w:rsidRPr="00DA3FAE">
              <w:rPr>
                <w:rFonts w:ascii="Times New Roman" w:eastAsia="PMingLiU" w:hAnsi="Times New Roman"/>
                <w:lang w:eastAsia="zh-TW"/>
              </w:rPr>
              <w:t>Thi</w:t>
            </w:r>
            <w:r>
              <w:rPr>
                <w:rFonts w:ascii="Times New Roman" w:hAnsi="Times New Roman"/>
                <w:lang w:eastAsia="zh-TW"/>
              </w:rPr>
              <w:t>ế</w:t>
            </w:r>
            <w:r w:rsidRPr="00DA3FAE">
              <w:rPr>
                <w:rFonts w:ascii="Times New Roman" w:eastAsia="PMingLiU" w:hAnsi="Times New Roman"/>
                <w:lang w:eastAsia="zh-TW"/>
              </w:rPr>
              <w:t>t L</w:t>
            </w:r>
            <w:r>
              <w:rPr>
                <w:rFonts w:ascii="Times New Roman" w:hAnsi="Times New Roman"/>
                <w:lang w:eastAsia="zh-TW"/>
              </w:rPr>
              <w:t>ậ</w:t>
            </w:r>
            <w:r w:rsidRPr="00DA3FAE">
              <w:rPr>
                <w:rFonts w:ascii="Times New Roman" w:eastAsia="PMingLiU" w:hAnsi="Times New Roman"/>
                <w:lang w:eastAsia="zh-TW"/>
              </w:rPr>
              <w:t xml:space="preserve">p </w:t>
            </w:r>
          </w:p>
        </w:tc>
        <w:tc>
          <w:tcPr>
            <w:tcW w:w="2460" w:type="dxa"/>
          </w:tcPr>
          <w:p w:rsidR="00AB2B4E" w:rsidRDefault="00AB2B4E" w:rsidP="00AB2B4E">
            <w:pPr>
              <w:pStyle w:val="10"/>
              <w:spacing w:line="240" w:lineRule="auto"/>
              <w:ind w:left="0" w:firstLine="0"/>
              <w:jc w:val="center"/>
              <w:rPr>
                <w:rFonts w:ascii="Times New Roman" w:eastAsia="PMingLiU" w:hAnsi="Times New Roman"/>
                <w:lang w:eastAsia="zh-TW"/>
              </w:rPr>
            </w:pPr>
          </w:p>
          <w:p w:rsidR="00AB2B4E" w:rsidRDefault="00AB2B4E" w:rsidP="00AB2B4E">
            <w:pPr>
              <w:pStyle w:val="10"/>
              <w:spacing w:line="240" w:lineRule="auto"/>
              <w:ind w:left="0" w:firstLine="0"/>
              <w:jc w:val="center"/>
            </w:pPr>
            <w:r w:rsidRPr="00DA3FAE">
              <w:rPr>
                <w:rFonts w:ascii="Times New Roman" w:eastAsia="PMingLiU" w:hAnsi="Times New Roman"/>
                <w:lang w:eastAsia="zh-TW"/>
              </w:rPr>
              <w:t>Xem Xét</w:t>
            </w:r>
          </w:p>
        </w:tc>
        <w:tc>
          <w:tcPr>
            <w:tcW w:w="2460" w:type="dxa"/>
          </w:tcPr>
          <w:p w:rsidR="00AB2B4E" w:rsidRDefault="00AB2B4E" w:rsidP="00AB2B4E">
            <w:pPr>
              <w:pStyle w:val="10"/>
              <w:spacing w:line="240" w:lineRule="auto"/>
              <w:ind w:left="0" w:firstLine="0"/>
              <w:jc w:val="center"/>
              <w:rPr>
                <w:rFonts w:ascii="Times New Roman" w:eastAsia="PMingLiU" w:hAnsi="Times New Roman"/>
                <w:lang w:eastAsia="zh-TW"/>
              </w:rPr>
            </w:pPr>
          </w:p>
          <w:p w:rsidR="00AB2B4E" w:rsidRDefault="00AB2B4E" w:rsidP="00AB2B4E">
            <w:pPr>
              <w:pStyle w:val="10"/>
              <w:spacing w:line="240" w:lineRule="auto"/>
              <w:ind w:left="0" w:firstLine="0"/>
              <w:jc w:val="center"/>
            </w:pPr>
            <w:r w:rsidRPr="00DA3FAE">
              <w:rPr>
                <w:rFonts w:ascii="Times New Roman" w:eastAsia="PMingLiU" w:hAnsi="Times New Roman"/>
                <w:lang w:eastAsia="zh-TW"/>
              </w:rPr>
              <w:t>Phê Duy</w:t>
            </w:r>
            <w:r>
              <w:rPr>
                <w:rFonts w:ascii="Times New Roman" w:hAnsi="Times New Roman"/>
                <w:lang w:eastAsia="zh-TW"/>
              </w:rPr>
              <w:t>ệ</w:t>
            </w:r>
            <w:r w:rsidRPr="00DA3FAE">
              <w:rPr>
                <w:rFonts w:ascii="Times New Roman" w:eastAsia="PMingLiU" w:hAnsi="Times New Roman"/>
                <w:lang w:eastAsia="zh-TW"/>
              </w:rPr>
              <w:t>t</w:t>
            </w:r>
          </w:p>
        </w:tc>
      </w:tr>
      <w:tr w:rsidR="00AB2B4E" w:rsidRPr="00660721" w:rsidTr="00C703FC">
        <w:trPr>
          <w:trHeight w:val="1475"/>
        </w:trPr>
        <w:tc>
          <w:tcPr>
            <w:tcW w:w="2460" w:type="dxa"/>
          </w:tcPr>
          <w:p w:rsidR="00AB2B4E" w:rsidRPr="001C4BB8" w:rsidRDefault="00AB2B4E" w:rsidP="00AB2B4E">
            <w:pPr>
              <w:pStyle w:val="10"/>
              <w:spacing w:line="240" w:lineRule="auto"/>
              <w:ind w:left="0" w:firstLine="0"/>
              <w:jc w:val="center"/>
              <w:rPr>
                <w:rFonts w:ascii="Times New Roman" w:eastAsia="PMingLiU" w:hAnsi="Times New Roman"/>
                <w:lang w:val="vi-VN" w:eastAsia="zh-TW"/>
              </w:rPr>
            </w:pPr>
          </w:p>
          <w:p w:rsidR="00AB2B4E" w:rsidRDefault="00AB2B4E" w:rsidP="00AB2B4E">
            <w:pPr>
              <w:pStyle w:val="10"/>
              <w:spacing w:line="240" w:lineRule="auto"/>
              <w:ind w:left="0" w:firstLine="0"/>
              <w:jc w:val="center"/>
              <w:rPr>
                <w:rFonts w:ascii="Times New Roman" w:eastAsia="PMingLiU" w:hAnsi="Times New Roman"/>
                <w:lang w:eastAsia="zh-TW"/>
              </w:rPr>
            </w:pPr>
          </w:p>
          <w:p w:rsidR="00AB2B4E" w:rsidRDefault="00AB2B4E" w:rsidP="00AB2B4E">
            <w:pPr>
              <w:pStyle w:val="10"/>
              <w:spacing w:line="240" w:lineRule="auto"/>
              <w:ind w:left="0" w:firstLine="0"/>
              <w:jc w:val="center"/>
              <w:rPr>
                <w:rFonts w:ascii="Times New Roman" w:eastAsia="PMingLiU" w:hAnsi="Times New Roman"/>
                <w:lang w:eastAsia="zh-TW"/>
              </w:rPr>
            </w:pPr>
          </w:p>
          <w:p w:rsidR="00AB2B4E" w:rsidRDefault="00AB2B4E" w:rsidP="00AB2B4E">
            <w:pPr>
              <w:pStyle w:val="10"/>
              <w:spacing w:line="240" w:lineRule="auto"/>
              <w:ind w:left="0" w:firstLine="0"/>
              <w:jc w:val="center"/>
              <w:rPr>
                <w:rFonts w:ascii="Times New Roman" w:eastAsia="PMingLiU" w:hAnsi="Times New Roman"/>
                <w:lang w:eastAsia="zh-TW"/>
              </w:rPr>
            </w:pPr>
          </w:p>
          <w:p w:rsidR="00AB2B4E" w:rsidRDefault="00AB2B4E" w:rsidP="00AB2B4E">
            <w:pPr>
              <w:pStyle w:val="10"/>
              <w:spacing w:line="240" w:lineRule="auto"/>
              <w:ind w:left="0" w:firstLine="0"/>
              <w:jc w:val="center"/>
            </w:pPr>
            <w:r>
              <w:rPr>
                <w:rFonts w:ascii="Times New Roman" w:eastAsia="PMingLiU" w:hAnsi="Times New Roman"/>
                <w:lang w:eastAsia="zh-TW"/>
              </w:rPr>
              <w:t>Khúc Thị Hậu</w:t>
            </w:r>
            <w:r w:rsidRPr="00DA3FAE">
              <w:rPr>
                <w:rFonts w:ascii="Times New Roman" w:eastAsia="PMingLiU" w:hAnsi="Times New Roman"/>
                <w:lang w:eastAsia="zh-TW"/>
              </w:rPr>
              <w:t xml:space="preserve"> </w:t>
            </w:r>
          </w:p>
        </w:tc>
        <w:tc>
          <w:tcPr>
            <w:tcW w:w="2460" w:type="dxa"/>
          </w:tcPr>
          <w:p w:rsidR="00AB2B4E" w:rsidRDefault="00C703FC" w:rsidP="00AB2B4E">
            <w:pPr>
              <w:pStyle w:val="10"/>
              <w:spacing w:line="240" w:lineRule="auto"/>
              <w:ind w:left="0" w:firstLine="0"/>
              <w:jc w:val="center"/>
              <w:rPr>
                <w:rFonts w:ascii="Times New Roman" w:eastAsia="PMingLiU" w:hAnsi="Times New Roman"/>
                <w:lang w:eastAsia="zh-TW"/>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2287" type="#_x0000_t75" style="position:absolute;left:0;text-align:left;margin-left:16.35pt;margin-top:8.75pt;width:80.85pt;height:39.4pt;z-index:251698688;visibility:visible;mso-position-horizontal-relative:text;mso-position-vertical-relative:text;mso-width-relative:margin;mso-height-relative:margin">
                  <v:imagedata r:id="rId7" o:title=""/>
                </v:shape>
              </w:pict>
            </w:r>
            <w:r>
              <w:rPr>
                <w:noProof/>
              </w:rPr>
              <w:pict>
                <v:shape id="Picture 10" o:spid="_x0000_s2286" type="#_x0000_t75" style="position:absolute;left:0;text-align:left;margin-left:-100.75pt;margin-top:9.05pt;width:55.35pt;height:35.1pt;z-index:251700736;visibility:visible;mso-position-horizontal-relative:text;mso-position-vertical-relative:text">
                  <v:imagedata r:id="rId8" o:title=""/>
                </v:shape>
              </w:pict>
            </w:r>
          </w:p>
          <w:p w:rsidR="00AB2B4E" w:rsidRDefault="00AB2B4E" w:rsidP="00AB2B4E">
            <w:pPr>
              <w:pStyle w:val="10"/>
              <w:spacing w:line="240" w:lineRule="auto"/>
              <w:ind w:left="0" w:firstLine="0"/>
              <w:jc w:val="center"/>
              <w:rPr>
                <w:rFonts w:ascii="Times New Roman" w:eastAsia="PMingLiU" w:hAnsi="Times New Roman"/>
                <w:lang w:eastAsia="zh-TW"/>
              </w:rPr>
            </w:pPr>
          </w:p>
          <w:p w:rsidR="00AB2B4E" w:rsidRDefault="00AB2B4E" w:rsidP="00AB2B4E">
            <w:pPr>
              <w:pStyle w:val="10"/>
              <w:spacing w:line="240" w:lineRule="auto"/>
              <w:ind w:left="0" w:firstLine="0"/>
              <w:jc w:val="center"/>
              <w:rPr>
                <w:rFonts w:ascii="Times New Roman" w:eastAsia="PMingLiU" w:hAnsi="Times New Roman"/>
                <w:lang w:eastAsia="zh-TW"/>
              </w:rPr>
            </w:pPr>
          </w:p>
          <w:p w:rsidR="00AB2B4E" w:rsidRDefault="00AB2B4E" w:rsidP="00AB2B4E">
            <w:pPr>
              <w:pStyle w:val="10"/>
              <w:spacing w:line="240" w:lineRule="auto"/>
              <w:ind w:left="0" w:firstLine="0"/>
              <w:jc w:val="center"/>
              <w:rPr>
                <w:rFonts w:ascii="Times New Roman" w:eastAsia="PMingLiU" w:hAnsi="Times New Roman"/>
                <w:lang w:eastAsia="zh-TW"/>
              </w:rPr>
            </w:pPr>
          </w:p>
          <w:p w:rsidR="00AB2B4E" w:rsidRDefault="00AB2B4E" w:rsidP="00AB2B4E">
            <w:pPr>
              <w:pStyle w:val="10"/>
              <w:spacing w:line="240" w:lineRule="auto"/>
              <w:ind w:left="0" w:firstLine="0"/>
              <w:jc w:val="center"/>
            </w:pPr>
            <w:r>
              <w:rPr>
                <w:rFonts w:ascii="Times New Roman" w:eastAsia="PMingLiU" w:hAnsi="Times New Roman"/>
                <w:lang w:eastAsia="zh-TW"/>
              </w:rPr>
              <w:t>Kim Byoung Kwan</w:t>
            </w:r>
          </w:p>
        </w:tc>
        <w:tc>
          <w:tcPr>
            <w:tcW w:w="2460" w:type="dxa"/>
          </w:tcPr>
          <w:p w:rsidR="00AB2B4E" w:rsidRDefault="00C703FC" w:rsidP="00AB2B4E">
            <w:pPr>
              <w:pStyle w:val="10"/>
              <w:spacing w:line="240" w:lineRule="auto"/>
              <w:ind w:left="0" w:firstLine="0"/>
              <w:jc w:val="center"/>
              <w:rPr>
                <w:rFonts w:ascii="Times New Roman" w:eastAsia="PMingLiU" w:hAnsi="Times New Roman"/>
                <w:lang w:eastAsia="zh-TW"/>
              </w:rPr>
            </w:pPr>
            <w:r>
              <w:rPr>
                <w:noProof/>
              </w:rPr>
              <w:pict>
                <v:shape id="Picture 9" o:spid="_x0000_s2285" type="#_x0000_t75" style="position:absolute;left:0;text-align:left;margin-left:23.6pt;margin-top:7.55pt;width:69.25pt;height:48pt;z-index:251699712;visibility:visible;mso-position-horizontal-relative:text;mso-position-vertical-relative:text">
                  <v:imagedata r:id="rId9" o:title=""/>
                </v:shape>
              </w:pict>
            </w:r>
          </w:p>
          <w:p w:rsidR="00AB2B4E" w:rsidRDefault="00AB2B4E" w:rsidP="00AB2B4E">
            <w:pPr>
              <w:pStyle w:val="10"/>
              <w:spacing w:line="240" w:lineRule="auto"/>
              <w:ind w:left="0" w:firstLine="0"/>
              <w:jc w:val="center"/>
              <w:rPr>
                <w:rFonts w:ascii="Times New Roman" w:eastAsia="PMingLiU" w:hAnsi="Times New Roman"/>
                <w:lang w:eastAsia="zh-TW"/>
              </w:rPr>
            </w:pPr>
          </w:p>
          <w:p w:rsidR="00AB2B4E" w:rsidRDefault="00AB2B4E" w:rsidP="00AB2B4E">
            <w:pPr>
              <w:pStyle w:val="10"/>
              <w:spacing w:line="240" w:lineRule="auto"/>
              <w:ind w:left="0" w:firstLine="0"/>
              <w:jc w:val="center"/>
              <w:rPr>
                <w:rFonts w:ascii="Times New Roman" w:eastAsia="PMingLiU" w:hAnsi="Times New Roman"/>
                <w:lang w:eastAsia="zh-TW"/>
              </w:rPr>
            </w:pPr>
          </w:p>
          <w:p w:rsidR="00AB2B4E" w:rsidRDefault="00AB2B4E" w:rsidP="00AB2B4E">
            <w:pPr>
              <w:pStyle w:val="10"/>
              <w:spacing w:line="240" w:lineRule="auto"/>
              <w:ind w:left="0" w:firstLine="0"/>
              <w:jc w:val="center"/>
              <w:rPr>
                <w:rFonts w:ascii="Times New Roman" w:eastAsia="PMingLiU" w:hAnsi="Times New Roman"/>
                <w:lang w:eastAsia="zh-TW"/>
              </w:rPr>
            </w:pPr>
          </w:p>
          <w:p w:rsidR="00AB2B4E" w:rsidRDefault="00AB2B4E" w:rsidP="00AB2B4E">
            <w:pPr>
              <w:pStyle w:val="10"/>
              <w:spacing w:line="240" w:lineRule="auto"/>
              <w:ind w:left="0" w:firstLine="0"/>
              <w:jc w:val="center"/>
            </w:pPr>
            <w:r>
              <w:rPr>
                <w:rFonts w:ascii="Times New Roman" w:eastAsia="PMingLiU" w:hAnsi="Times New Roman"/>
                <w:lang w:eastAsia="zh-TW"/>
              </w:rPr>
              <w:t>Joung Ui Young</w:t>
            </w:r>
          </w:p>
        </w:tc>
      </w:tr>
    </w:tbl>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F154BC" w:rsidRPr="00660721" w:rsidRDefault="00F154BC" w:rsidP="009F2C65">
      <w:pPr>
        <w:jc w:val="both"/>
        <w:rPr>
          <w:b/>
          <w:lang w:eastAsia="ko-KR"/>
        </w:rPr>
      </w:pPr>
    </w:p>
    <w:p w:rsidR="00F154BC" w:rsidRPr="00660721" w:rsidRDefault="00F154BC" w:rsidP="009F2C65">
      <w:pPr>
        <w:jc w:val="both"/>
        <w:rPr>
          <w:b/>
          <w:lang w:eastAsia="ko-KR"/>
        </w:rPr>
      </w:pPr>
    </w:p>
    <w:p w:rsidR="00F154BC" w:rsidRPr="00660721" w:rsidRDefault="00F154BC" w:rsidP="009F2C65">
      <w:pPr>
        <w:jc w:val="both"/>
        <w:rPr>
          <w:b/>
          <w:lang w:eastAsia="ko-KR"/>
        </w:rPr>
      </w:pPr>
    </w:p>
    <w:p w:rsidR="00F154BC" w:rsidRPr="00660721" w:rsidRDefault="00F154BC" w:rsidP="009F2C65">
      <w:pPr>
        <w:jc w:val="both"/>
        <w:rPr>
          <w:b/>
          <w:lang w:eastAsia="ko-KR"/>
        </w:rPr>
      </w:pPr>
    </w:p>
    <w:p w:rsidR="001546FC" w:rsidRDefault="001546FC" w:rsidP="001546FC">
      <w:pPr>
        <w:pStyle w:val="ab"/>
        <w:spacing w:after="0" w:line="360" w:lineRule="auto"/>
        <w:ind w:left="0"/>
        <w:rPr>
          <w:rFonts w:ascii="Times New Roman" w:eastAsia="맑은 고딕" w:hAnsi="Times New Roman"/>
          <w:b/>
          <w:sz w:val="28"/>
          <w:lang w:eastAsia="ko-KR"/>
        </w:rPr>
      </w:pPr>
    </w:p>
    <w:p w:rsidR="00152ECC" w:rsidRDefault="00152ECC" w:rsidP="001546FC">
      <w:pPr>
        <w:pStyle w:val="ab"/>
        <w:spacing w:after="0" w:line="360" w:lineRule="auto"/>
        <w:ind w:left="0"/>
        <w:rPr>
          <w:rFonts w:ascii="Times New Roman" w:eastAsia="맑은 고딕" w:hAnsi="Times New Roman"/>
          <w:b/>
          <w:sz w:val="28"/>
          <w:lang w:eastAsia="ko-KR"/>
        </w:rPr>
      </w:pPr>
    </w:p>
    <w:p w:rsidR="00152ECC" w:rsidRDefault="00152ECC" w:rsidP="001546FC">
      <w:pPr>
        <w:pStyle w:val="ab"/>
        <w:spacing w:after="0" w:line="360" w:lineRule="auto"/>
        <w:ind w:left="0"/>
        <w:rPr>
          <w:rFonts w:ascii="Times New Roman" w:eastAsia="맑은 고딕" w:hAnsi="Times New Roman"/>
          <w:b/>
          <w:sz w:val="28"/>
          <w:lang w:eastAsia="ko-KR"/>
        </w:rPr>
      </w:pPr>
    </w:p>
    <w:p w:rsidR="00152ECC" w:rsidRPr="00660721" w:rsidRDefault="00152ECC" w:rsidP="001546FC">
      <w:pPr>
        <w:pStyle w:val="ab"/>
        <w:spacing w:after="0" w:line="360" w:lineRule="auto"/>
        <w:ind w:left="0"/>
        <w:rPr>
          <w:rFonts w:ascii="Times New Roman" w:eastAsia="맑은 고딕" w:hAnsi="Times New Roman"/>
          <w:b/>
          <w:sz w:val="28"/>
          <w:lang w:eastAsia="ko-KR"/>
        </w:rPr>
      </w:pPr>
    </w:p>
    <w:p w:rsidR="00152ECC" w:rsidRPr="00152ECC" w:rsidRDefault="00152ECC" w:rsidP="00152ECC">
      <w:pPr>
        <w:jc w:val="both"/>
        <w:rPr>
          <w:b/>
          <w:color w:val="1F497D"/>
          <w:sz w:val="24"/>
        </w:rPr>
      </w:pPr>
      <w:r w:rsidRPr="00152ECC">
        <w:rPr>
          <w:b/>
          <w:sz w:val="24"/>
        </w:rPr>
        <w:lastRenderedPageBreak/>
        <w:t>Lý lịch chỉnh sửa</w:t>
      </w:r>
      <w:r w:rsidRPr="00152ECC">
        <w:rPr>
          <w:b/>
          <w:color w:val="1F497D"/>
          <w:sz w:val="24"/>
        </w:rPr>
        <w:t xml:space="preserve"> /Revision tracking table:</w:t>
      </w:r>
    </w:p>
    <w:tbl>
      <w:tblPr>
        <w:tblW w:w="9630" w:type="dxa"/>
        <w:tblInd w:w="30" w:type="dxa"/>
        <w:tblLayout w:type="fixed"/>
        <w:tblCellMar>
          <w:left w:w="30" w:type="dxa"/>
          <w:right w:w="30" w:type="dxa"/>
        </w:tblCellMar>
        <w:tblLook w:val="0000" w:firstRow="0" w:lastRow="0" w:firstColumn="0" w:lastColumn="0" w:noHBand="0" w:noVBand="0"/>
      </w:tblPr>
      <w:tblGrid>
        <w:gridCol w:w="1152"/>
        <w:gridCol w:w="1482"/>
        <w:gridCol w:w="4527"/>
        <w:gridCol w:w="2469"/>
      </w:tblGrid>
      <w:tr w:rsidR="0009151E" w:rsidRPr="00C718C6" w:rsidTr="00446B26">
        <w:trPr>
          <w:trHeight w:val="433"/>
        </w:trPr>
        <w:tc>
          <w:tcPr>
            <w:tcW w:w="1152" w:type="dxa"/>
            <w:tcBorders>
              <w:top w:val="single" w:sz="6" w:space="0" w:color="auto"/>
              <w:left w:val="single" w:sz="6" w:space="0" w:color="auto"/>
              <w:bottom w:val="single" w:sz="6" w:space="0" w:color="auto"/>
              <w:right w:val="single" w:sz="6" w:space="0" w:color="auto"/>
            </w:tcBorders>
            <w:shd w:val="solid" w:color="FFFFFF" w:fill="auto"/>
            <w:vAlign w:val="center"/>
          </w:tcPr>
          <w:p w:rsidR="0009151E" w:rsidRPr="00C718C6" w:rsidRDefault="0009151E" w:rsidP="00884E4F">
            <w:pPr>
              <w:autoSpaceDE w:val="0"/>
              <w:autoSpaceDN w:val="0"/>
              <w:adjustRightInd w:val="0"/>
              <w:jc w:val="center"/>
              <w:rPr>
                <w:b/>
                <w:bCs/>
                <w:color w:val="1F497D"/>
              </w:rPr>
            </w:pPr>
            <w:r w:rsidRPr="00C718C6">
              <w:rPr>
                <w:b/>
                <w:bCs/>
                <w:color w:val="1F497D"/>
              </w:rPr>
              <w:t>Rev. No</w:t>
            </w:r>
          </w:p>
        </w:tc>
        <w:tc>
          <w:tcPr>
            <w:tcW w:w="1482" w:type="dxa"/>
            <w:tcBorders>
              <w:top w:val="single" w:sz="6" w:space="0" w:color="auto"/>
              <w:left w:val="single" w:sz="6" w:space="0" w:color="auto"/>
              <w:bottom w:val="single" w:sz="6" w:space="0" w:color="auto"/>
              <w:right w:val="single" w:sz="6" w:space="0" w:color="auto"/>
            </w:tcBorders>
            <w:shd w:val="solid" w:color="FFFFFF" w:fill="auto"/>
            <w:vAlign w:val="center"/>
          </w:tcPr>
          <w:p w:rsidR="0009151E" w:rsidRPr="00C5105F" w:rsidRDefault="0009151E" w:rsidP="00C718C6">
            <w:pPr>
              <w:autoSpaceDE w:val="0"/>
              <w:autoSpaceDN w:val="0"/>
              <w:adjustRightInd w:val="0"/>
              <w:jc w:val="center"/>
              <w:rPr>
                <w:b/>
                <w:bCs/>
                <w:color w:val="1F497D"/>
              </w:rPr>
            </w:pPr>
            <w:r w:rsidRPr="00C5105F">
              <w:rPr>
                <w:b/>
                <w:bCs/>
                <w:color w:val="000000"/>
              </w:rPr>
              <w:t>Ngày sửa đổi</w:t>
            </w:r>
            <w:r w:rsidRPr="00C5105F">
              <w:rPr>
                <w:b/>
                <w:bCs/>
                <w:color w:val="1F497D"/>
              </w:rPr>
              <w:t xml:space="preserve"> </w:t>
            </w:r>
          </w:p>
          <w:p w:rsidR="0009151E" w:rsidRPr="00C5105F" w:rsidRDefault="0009151E" w:rsidP="00C718C6">
            <w:pPr>
              <w:autoSpaceDE w:val="0"/>
              <w:autoSpaceDN w:val="0"/>
              <w:adjustRightInd w:val="0"/>
              <w:jc w:val="center"/>
              <w:rPr>
                <w:b/>
                <w:bCs/>
                <w:color w:val="1F497D"/>
              </w:rPr>
            </w:pPr>
            <w:r w:rsidRPr="00C5105F">
              <w:rPr>
                <w:b/>
                <w:bCs/>
                <w:color w:val="1F497D"/>
              </w:rPr>
              <w:t>Date of revision</w:t>
            </w:r>
          </w:p>
        </w:tc>
        <w:tc>
          <w:tcPr>
            <w:tcW w:w="4527" w:type="dxa"/>
            <w:tcBorders>
              <w:top w:val="single" w:sz="6" w:space="0" w:color="auto"/>
              <w:left w:val="single" w:sz="6" w:space="0" w:color="auto"/>
              <w:bottom w:val="single" w:sz="6" w:space="0" w:color="auto"/>
              <w:right w:val="single" w:sz="6" w:space="0" w:color="auto"/>
            </w:tcBorders>
            <w:shd w:val="solid" w:color="FFFFFF" w:fill="auto"/>
            <w:vAlign w:val="center"/>
          </w:tcPr>
          <w:p w:rsidR="0009151E" w:rsidRPr="00C5105F" w:rsidRDefault="0009151E" w:rsidP="00C718C6">
            <w:pPr>
              <w:autoSpaceDE w:val="0"/>
              <w:autoSpaceDN w:val="0"/>
              <w:adjustRightInd w:val="0"/>
              <w:jc w:val="center"/>
              <w:rPr>
                <w:b/>
                <w:bCs/>
                <w:color w:val="1F497D"/>
              </w:rPr>
            </w:pPr>
            <w:r w:rsidRPr="00C5105F">
              <w:rPr>
                <w:b/>
                <w:bCs/>
                <w:color w:val="000000"/>
              </w:rPr>
              <w:t>Nội dung sửa đổi</w:t>
            </w:r>
            <w:r w:rsidRPr="00C5105F">
              <w:rPr>
                <w:b/>
                <w:bCs/>
                <w:color w:val="1F497D"/>
              </w:rPr>
              <w:t xml:space="preserve"> </w:t>
            </w:r>
          </w:p>
          <w:p w:rsidR="0009151E" w:rsidRPr="00C5105F" w:rsidRDefault="0009151E" w:rsidP="00C718C6">
            <w:pPr>
              <w:autoSpaceDE w:val="0"/>
              <w:autoSpaceDN w:val="0"/>
              <w:adjustRightInd w:val="0"/>
              <w:jc w:val="center"/>
              <w:rPr>
                <w:b/>
                <w:bCs/>
                <w:color w:val="1F497D"/>
              </w:rPr>
            </w:pPr>
            <w:r w:rsidRPr="00C5105F">
              <w:rPr>
                <w:b/>
                <w:bCs/>
                <w:color w:val="1F497D"/>
              </w:rPr>
              <w:t>Revision contents</w:t>
            </w:r>
          </w:p>
        </w:tc>
        <w:tc>
          <w:tcPr>
            <w:tcW w:w="2469" w:type="dxa"/>
            <w:tcBorders>
              <w:top w:val="single" w:sz="6" w:space="0" w:color="auto"/>
              <w:left w:val="single" w:sz="6" w:space="0" w:color="auto"/>
              <w:bottom w:val="single" w:sz="6" w:space="0" w:color="auto"/>
              <w:right w:val="single" w:sz="6" w:space="0" w:color="auto"/>
            </w:tcBorders>
            <w:shd w:val="solid" w:color="FFFFFF" w:fill="auto"/>
            <w:vAlign w:val="center"/>
          </w:tcPr>
          <w:p w:rsidR="0009151E" w:rsidRPr="00C5105F" w:rsidRDefault="0009151E" w:rsidP="00C718C6">
            <w:pPr>
              <w:autoSpaceDE w:val="0"/>
              <w:autoSpaceDN w:val="0"/>
              <w:adjustRightInd w:val="0"/>
              <w:jc w:val="center"/>
              <w:rPr>
                <w:b/>
                <w:bCs/>
                <w:color w:val="1F497D"/>
              </w:rPr>
            </w:pPr>
            <w:r w:rsidRPr="00C5105F">
              <w:rPr>
                <w:b/>
                <w:bCs/>
                <w:color w:val="000000"/>
              </w:rPr>
              <w:t>Người sửa đổi</w:t>
            </w:r>
          </w:p>
          <w:p w:rsidR="0009151E" w:rsidRPr="00C5105F" w:rsidRDefault="0009151E" w:rsidP="00C718C6">
            <w:pPr>
              <w:autoSpaceDE w:val="0"/>
              <w:autoSpaceDN w:val="0"/>
              <w:adjustRightInd w:val="0"/>
              <w:jc w:val="center"/>
              <w:rPr>
                <w:b/>
                <w:bCs/>
                <w:color w:val="1F497D"/>
              </w:rPr>
            </w:pPr>
            <w:r w:rsidRPr="00C5105F">
              <w:rPr>
                <w:b/>
                <w:bCs/>
                <w:color w:val="1F497D"/>
              </w:rPr>
              <w:t>Revised by</w:t>
            </w:r>
          </w:p>
        </w:tc>
      </w:tr>
      <w:tr w:rsidR="005E0F95" w:rsidRPr="00C718C6" w:rsidTr="005E0F95">
        <w:trPr>
          <w:trHeight w:val="433"/>
        </w:trPr>
        <w:tc>
          <w:tcPr>
            <w:tcW w:w="1152" w:type="dxa"/>
            <w:tcBorders>
              <w:top w:val="single" w:sz="6" w:space="0" w:color="auto"/>
              <w:left w:val="single" w:sz="6" w:space="0" w:color="auto"/>
              <w:bottom w:val="single" w:sz="2" w:space="0" w:color="auto"/>
              <w:right w:val="single" w:sz="6" w:space="0" w:color="auto"/>
            </w:tcBorders>
            <w:shd w:val="solid" w:color="FFFFFF" w:fill="auto"/>
          </w:tcPr>
          <w:p w:rsidR="005E0F95" w:rsidRPr="00C718C6" w:rsidRDefault="005E0F95" w:rsidP="005E0F95">
            <w:pPr>
              <w:spacing w:before="60" w:after="60"/>
              <w:jc w:val="center"/>
              <w:rPr>
                <w:color w:val="1F497D"/>
              </w:rPr>
            </w:pPr>
            <w:r w:rsidRPr="00C718C6">
              <w:rPr>
                <w:color w:val="1F497D"/>
              </w:rPr>
              <w:t>00</w:t>
            </w:r>
          </w:p>
        </w:tc>
        <w:tc>
          <w:tcPr>
            <w:tcW w:w="1482" w:type="dxa"/>
            <w:tcBorders>
              <w:top w:val="single" w:sz="6" w:space="0" w:color="auto"/>
              <w:left w:val="single" w:sz="6" w:space="0" w:color="auto"/>
              <w:bottom w:val="single" w:sz="2" w:space="0" w:color="auto"/>
              <w:right w:val="single" w:sz="6" w:space="0" w:color="auto"/>
            </w:tcBorders>
            <w:shd w:val="solid" w:color="FFFFFF" w:fill="auto"/>
          </w:tcPr>
          <w:p w:rsidR="005E0F95" w:rsidRPr="00C718C6" w:rsidRDefault="005E0F95" w:rsidP="005E0F95">
            <w:pPr>
              <w:spacing w:before="60" w:after="60"/>
              <w:jc w:val="center"/>
              <w:rPr>
                <w:color w:val="1F497D"/>
              </w:rPr>
            </w:pPr>
            <w:r w:rsidRPr="00C718C6">
              <w:rPr>
                <w:color w:val="1F497D"/>
              </w:rPr>
              <w:t>01/04/2017</w:t>
            </w:r>
          </w:p>
        </w:tc>
        <w:tc>
          <w:tcPr>
            <w:tcW w:w="4527" w:type="dxa"/>
            <w:tcBorders>
              <w:top w:val="single" w:sz="6" w:space="0" w:color="auto"/>
              <w:left w:val="single" w:sz="6" w:space="0" w:color="auto"/>
              <w:bottom w:val="single" w:sz="2" w:space="0" w:color="auto"/>
              <w:right w:val="single" w:sz="6" w:space="0" w:color="auto"/>
            </w:tcBorders>
            <w:shd w:val="solid" w:color="FFFFFF" w:fill="auto"/>
            <w:vAlign w:val="center"/>
          </w:tcPr>
          <w:p w:rsidR="005E0F95" w:rsidRPr="00C718C6" w:rsidRDefault="0009151E" w:rsidP="0084258C">
            <w:pPr>
              <w:autoSpaceDE w:val="0"/>
              <w:autoSpaceDN w:val="0"/>
              <w:adjustRightInd w:val="0"/>
              <w:rPr>
                <w:color w:val="1F497D"/>
              </w:rPr>
            </w:pPr>
            <w:r w:rsidRPr="00884E4F">
              <w:t>Ban hành mới</w:t>
            </w:r>
            <w:r w:rsidRPr="0009151E">
              <w:rPr>
                <w:color w:val="1F497D"/>
              </w:rPr>
              <w:t xml:space="preserve"> </w:t>
            </w:r>
            <w:r>
              <w:rPr>
                <w:color w:val="1F497D"/>
              </w:rPr>
              <w:t xml:space="preserve">/ </w:t>
            </w:r>
            <w:r w:rsidR="005E0F95" w:rsidRPr="00C718C6">
              <w:rPr>
                <w:color w:val="1F497D"/>
              </w:rPr>
              <w:t>Issu</w:t>
            </w:r>
            <w:r w:rsidR="0084258C" w:rsidRPr="00C718C6">
              <w:rPr>
                <w:color w:val="1F497D"/>
                <w:lang w:val="vi-VN"/>
              </w:rPr>
              <w:t>ed</w:t>
            </w:r>
            <w:r w:rsidR="005E0F95" w:rsidRPr="00C718C6">
              <w:rPr>
                <w:color w:val="1F497D"/>
              </w:rPr>
              <w:t xml:space="preserve"> a new document</w:t>
            </w: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5E0F95" w:rsidRPr="00C718C6" w:rsidRDefault="005E0F95" w:rsidP="005E0F95">
            <w:pPr>
              <w:autoSpaceDE w:val="0"/>
              <w:autoSpaceDN w:val="0"/>
              <w:adjustRightInd w:val="0"/>
              <w:jc w:val="center"/>
              <w:rPr>
                <w:color w:val="1F497D"/>
              </w:rPr>
            </w:pPr>
            <w:r w:rsidRPr="00C718C6">
              <w:rPr>
                <w:color w:val="1F497D"/>
              </w:rPr>
              <w:t>Khuc Thi Hau</w:t>
            </w:r>
          </w:p>
        </w:tc>
      </w:tr>
      <w:tr w:rsidR="005E0F95" w:rsidRPr="00C718C6" w:rsidTr="005E0F95">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tcPr>
          <w:p w:rsidR="005E0F95" w:rsidRPr="00C718C6" w:rsidRDefault="005E0F95" w:rsidP="005E0F95">
            <w:pPr>
              <w:spacing w:before="60" w:after="60"/>
              <w:jc w:val="center"/>
              <w:rPr>
                <w:color w:val="1F497D"/>
              </w:rPr>
            </w:pPr>
            <w:r w:rsidRPr="00C718C6">
              <w:rPr>
                <w:color w:val="1F497D"/>
              </w:rPr>
              <w:t>01</w:t>
            </w:r>
          </w:p>
        </w:tc>
        <w:tc>
          <w:tcPr>
            <w:tcW w:w="1482" w:type="dxa"/>
            <w:tcBorders>
              <w:top w:val="single" w:sz="2" w:space="0" w:color="auto"/>
              <w:left w:val="single" w:sz="6" w:space="0" w:color="auto"/>
              <w:bottom w:val="single" w:sz="2" w:space="0" w:color="auto"/>
              <w:right w:val="single" w:sz="6" w:space="0" w:color="auto"/>
            </w:tcBorders>
            <w:shd w:val="solid" w:color="FFFFFF" w:fill="auto"/>
          </w:tcPr>
          <w:p w:rsidR="005E0F95" w:rsidRPr="00C718C6" w:rsidRDefault="005E0F95" w:rsidP="005E0F95">
            <w:pPr>
              <w:spacing w:before="60" w:after="60"/>
              <w:jc w:val="center"/>
              <w:rPr>
                <w:color w:val="1F497D"/>
              </w:rPr>
            </w:pPr>
            <w:r w:rsidRPr="00C718C6">
              <w:rPr>
                <w:color w:val="1F497D"/>
              </w:rPr>
              <w:t>01/05/2017</w:t>
            </w: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5E0F95" w:rsidRPr="00C718C6" w:rsidRDefault="0009151E" w:rsidP="005E0F95">
            <w:pPr>
              <w:autoSpaceDE w:val="0"/>
              <w:autoSpaceDN w:val="0"/>
              <w:adjustRightInd w:val="0"/>
              <w:rPr>
                <w:color w:val="1F497D"/>
              </w:rPr>
            </w:pPr>
            <w:r w:rsidRPr="00884E4F">
              <w:t>Cập nhật thêm mã tài liệu bộ phận kho nguyên vật liệu</w:t>
            </w:r>
            <w:r>
              <w:t>/</w:t>
            </w:r>
            <w:r w:rsidRPr="00884E4F">
              <w:t xml:space="preserve"> </w:t>
            </w:r>
            <w:r w:rsidR="005E0F95" w:rsidRPr="00C718C6">
              <w:rPr>
                <w:color w:val="1F497D"/>
              </w:rPr>
              <w:t>Updated the document code of Material Warehouse Department</w:t>
            </w: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5E0F95" w:rsidRPr="00C718C6" w:rsidRDefault="005E0F95" w:rsidP="005E0F95">
            <w:pPr>
              <w:autoSpaceDE w:val="0"/>
              <w:autoSpaceDN w:val="0"/>
              <w:adjustRightInd w:val="0"/>
              <w:jc w:val="center"/>
              <w:rPr>
                <w:color w:val="1F497D"/>
              </w:rPr>
            </w:pPr>
            <w:r w:rsidRPr="00C718C6">
              <w:rPr>
                <w:color w:val="1F497D"/>
              </w:rPr>
              <w:t>Khuc Thi Hau</w:t>
            </w:r>
          </w:p>
        </w:tc>
      </w:tr>
      <w:tr w:rsidR="005E0F95" w:rsidRPr="00C718C6" w:rsidTr="005E0F95">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tcPr>
          <w:p w:rsidR="005E0F95" w:rsidRPr="00C718C6" w:rsidRDefault="005E0F95" w:rsidP="005E0F95">
            <w:pPr>
              <w:spacing w:before="60" w:after="60"/>
              <w:jc w:val="center"/>
              <w:rPr>
                <w:color w:val="1F497D"/>
              </w:rPr>
            </w:pPr>
            <w:r w:rsidRPr="00C718C6">
              <w:rPr>
                <w:color w:val="1F497D"/>
              </w:rPr>
              <w:t>02</w:t>
            </w:r>
          </w:p>
        </w:tc>
        <w:tc>
          <w:tcPr>
            <w:tcW w:w="1482" w:type="dxa"/>
            <w:tcBorders>
              <w:top w:val="single" w:sz="2" w:space="0" w:color="auto"/>
              <w:left w:val="single" w:sz="6" w:space="0" w:color="auto"/>
              <w:bottom w:val="single" w:sz="2" w:space="0" w:color="auto"/>
              <w:right w:val="single" w:sz="6" w:space="0" w:color="auto"/>
            </w:tcBorders>
            <w:shd w:val="solid" w:color="FFFFFF" w:fill="auto"/>
          </w:tcPr>
          <w:p w:rsidR="005E0F95" w:rsidRPr="00C718C6" w:rsidRDefault="005E0F95" w:rsidP="005E0F95">
            <w:pPr>
              <w:spacing w:before="60" w:after="60"/>
              <w:jc w:val="center"/>
              <w:rPr>
                <w:color w:val="1F497D"/>
              </w:rPr>
            </w:pPr>
            <w:r w:rsidRPr="00C718C6">
              <w:rPr>
                <w:color w:val="1F497D"/>
              </w:rPr>
              <w:t>25/08/2017</w:t>
            </w: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5E0F95" w:rsidRPr="00C718C6" w:rsidRDefault="0009151E" w:rsidP="005E0F95">
            <w:pPr>
              <w:autoSpaceDE w:val="0"/>
              <w:autoSpaceDN w:val="0"/>
              <w:adjustRightInd w:val="0"/>
              <w:rPr>
                <w:color w:val="1F497D"/>
              </w:rPr>
            </w:pPr>
            <w:r w:rsidRPr="00884E4F">
              <w:t>Cập nhật thêm mã tài liệu bộ phận lông mi ,móng tay</w:t>
            </w:r>
            <w:r>
              <w:t xml:space="preserve">/ </w:t>
            </w:r>
            <w:r w:rsidRPr="0009151E">
              <w:rPr>
                <w:color w:val="1F497D"/>
              </w:rPr>
              <w:t xml:space="preserve"> </w:t>
            </w:r>
            <w:r w:rsidR="005E0F95" w:rsidRPr="00C718C6">
              <w:rPr>
                <w:color w:val="1F497D"/>
              </w:rPr>
              <w:t>Updated the document code of Eyelash and nail Department</w:t>
            </w: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5E0F95" w:rsidRPr="00C718C6" w:rsidRDefault="005E0F95" w:rsidP="005E0F95">
            <w:pPr>
              <w:autoSpaceDE w:val="0"/>
              <w:autoSpaceDN w:val="0"/>
              <w:adjustRightInd w:val="0"/>
              <w:jc w:val="center"/>
              <w:rPr>
                <w:color w:val="1F497D"/>
              </w:rPr>
            </w:pPr>
            <w:r w:rsidRPr="00C718C6">
              <w:rPr>
                <w:color w:val="1F497D"/>
              </w:rPr>
              <w:t>Khuc Thi Hau</w:t>
            </w:r>
          </w:p>
        </w:tc>
      </w:tr>
      <w:tr w:rsidR="005E0F95" w:rsidRPr="00C718C6" w:rsidTr="005E0F95">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tcPr>
          <w:p w:rsidR="005E0F95" w:rsidRPr="00C718C6" w:rsidRDefault="005E0F95" w:rsidP="005E0F95">
            <w:pPr>
              <w:spacing w:before="60" w:after="60"/>
              <w:jc w:val="center"/>
              <w:rPr>
                <w:color w:val="1F497D"/>
              </w:rPr>
            </w:pPr>
            <w:r w:rsidRPr="00C718C6">
              <w:rPr>
                <w:color w:val="1F497D"/>
              </w:rPr>
              <w:t>03</w:t>
            </w:r>
          </w:p>
        </w:tc>
        <w:tc>
          <w:tcPr>
            <w:tcW w:w="1482" w:type="dxa"/>
            <w:tcBorders>
              <w:top w:val="single" w:sz="2" w:space="0" w:color="auto"/>
              <w:left w:val="single" w:sz="6" w:space="0" w:color="auto"/>
              <w:bottom w:val="single" w:sz="2" w:space="0" w:color="auto"/>
              <w:right w:val="single" w:sz="6" w:space="0" w:color="auto"/>
            </w:tcBorders>
            <w:shd w:val="solid" w:color="FFFFFF" w:fill="auto"/>
          </w:tcPr>
          <w:p w:rsidR="005E0F95" w:rsidRPr="00C718C6" w:rsidRDefault="005E0F95" w:rsidP="005E0F95">
            <w:pPr>
              <w:spacing w:before="60" w:after="60"/>
              <w:jc w:val="center"/>
              <w:rPr>
                <w:color w:val="1F497D"/>
              </w:rPr>
            </w:pPr>
            <w:r w:rsidRPr="00C718C6">
              <w:rPr>
                <w:color w:val="1F497D"/>
              </w:rPr>
              <w:t>01/06/2019</w:t>
            </w: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5E0F95" w:rsidRPr="00C718C6" w:rsidRDefault="0009151E" w:rsidP="005E0F95">
            <w:pPr>
              <w:rPr>
                <w:color w:val="1F497D"/>
              </w:rPr>
            </w:pPr>
            <w:r w:rsidRPr="00884E4F">
              <w:t xml:space="preserve">Cập nhật nội dung </w:t>
            </w:r>
            <w:r>
              <w:t>/</w:t>
            </w:r>
            <w:r w:rsidR="005E0F95" w:rsidRPr="00C718C6">
              <w:rPr>
                <w:color w:val="1F497D"/>
              </w:rPr>
              <w:t>Update</w:t>
            </w:r>
            <w:r w:rsidR="0084258C" w:rsidRPr="00C718C6">
              <w:rPr>
                <w:color w:val="1F497D"/>
                <w:lang w:val="vi-VN"/>
              </w:rPr>
              <w:t>d</w:t>
            </w:r>
            <w:r w:rsidR="005E0F95" w:rsidRPr="00C718C6">
              <w:rPr>
                <w:color w:val="1F497D"/>
              </w:rPr>
              <w:t xml:space="preserve"> contents</w:t>
            </w: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5E0F95" w:rsidRPr="00C718C6" w:rsidRDefault="005E0F95" w:rsidP="005E0F95">
            <w:pPr>
              <w:autoSpaceDE w:val="0"/>
              <w:autoSpaceDN w:val="0"/>
              <w:adjustRightInd w:val="0"/>
              <w:jc w:val="center"/>
              <w:rPr>
                <w:color w:val="1F497D"/>
              </w:rPr>
            </w:pPr>
            <w:r w:rsidRPr="00C718C6">
              <w:rPr>
                <w:color w:val="1F497D"/>
              </w:rPr>
              <w:t>Khuc Thi Hau</w:t>
            </w: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r>
              <w:rPr>
                <w:color w:val="1F497D"/>
              </w:rPr>
              <w:t>04</w:t>
            </w: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r>
              <w:rPr>
                <w:color w:val="1F497D"/>
              </w:rPr>
              <w:t>05/01/2020</w:t>
            </w: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C703FC">
            <w:pPr>
              <w:rPr>
                <w:color w:val="1F497D"/>
              </w:rPr>
            </w:pPr>
            <w:r w:rsidRPr="00884E4F">
              <w:t xml:space="preserve">Cập nhật nội dung </w:t>
            </w:r>
            <w:r>
              <w:t>/</w:t>
            </w:r>
            <w:r w:rsidRPr="00C718C6">
              <w:rPr>
                <w:color w:val="1F497D"/>
              </w:rPr>
              <w:t>Update</w:t>
            </w:r>
            <w:r w:rsidRPr="00C718C6">
              <w:rPr>
                <w:color w:val="1F497D"/>
                <w:lang w:val="vi-VN"/>
              </w:rPr>
              <w:t>d</w:t>
            </w:r>
            <w:r w:rsidRPr="00C718C6">
              <w:rPr>
                <w:color w:val="1F497D"/>
              </w:rPr>
              <w:t xml:space="preserve"> contents</w:t>
            </w: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C703FC">
            <w:pPr>
              <w:autoSpaceDE w:val="0"/>
              <w:autoSpaceDN w:val="0"/>
              <w:adjustRightInd w:val="0"/>
              <w:jc w:val="center"/>
              <w:rPr>
                <w:color w:val="1F497D"/>
              </w:rPr>
            </w:pPr>
            <w:r w:rsidRPr="00C718C6">
              <w:rPr>
                <w:color w:val="1F497D"/>
              </w:rPr>
              <w:t>Khuc Thi Hau</w:t>
            </w: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0D591D" w:rsidP="00884E4F">
            <w:pPr>
              <w:autoSpaceDE w:val="0"/>
              <w:autoSpaceDN w:val="0"/>
              <w:adjustRightInd w:val="0"/>
              <w:jc w:val="center"/>
              <w:rPr>
                <w:color w:val="1F497D"/>
              </w:rPr>
            </w:pPr>
            <w:r>
              <w:rPr>
                <w:color w:val="1F497D"/>
              </w:rPr>
              <w:t>05</w:t>
            </w: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0D591D" w:rsidP="00884E4F">
            <w:pPr>
              <w:autoSpaceDE w:val="0"/>
              <w:autoSpaceDN w:val="0"/>
              <w:adjustRightInd w:val="0"/>
              <w:jc w:val="center"/>
              <w:rPr>
                <w:color w:val="1F497D"/>
              </w:rPr>
            </w:pPr>
            <w:r>
              <w:rPr>
                <w:color w:val="1F497D"/>
              </w:rPr>
              <w:t>09/09/2020</w:t>
            </w: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4010A8" w:rsidP="004010A8">
            <w:pPr>
              <w:autoSpaceDE w:val="0"/>
              <w:autoSpaceDN w:val="0"/>
              <w:adjustRightInd w:val="0"/>
              <w:rPr>
                <w:color w:val="1F497D"/>
              </w:rPr>
            </w:pPr>
            <w:r w:rsidRPr="00884E4F">
              <w:t xml:space="preserve">Cập nhật thêm mã tài liệu </w:t>
            </w:r>
            <w:r>
              <w:t xml:space="preserve">cơ điện , tự động hóa </w:t>
            </w:r>
            <w:r w:rsidRPr="0009151E">
              <w:rPr>
                <w:color w:val="1F497D"/>
              </w:rPr>
              <w:t xml:space="preserve"> </w:t>
            </w:r>
            <w:r w:rsidRPr="00C718C6">
              <w:rPr>
                <w:color w:val="1F497D"/>
              </w:rPr>
              <w:t xml:space="preserve">Updated the document code of </w:t>
            </w:r>
            <w:r>
              <w:rPr>
                <w:color w:val="1F497D"/>
              </w:rPr>
              <w:t>Utility and Automo</w:t>
            </w: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F67137" w:rsidP="00884E4F">
            <w:pPr>
              <w:autoSpaceDE w:val="0"/>
              <w:autoSpaceDN w:val="0"/>
              <w:adjustRightInd w:val="0"/>
              <w:jc w:val="center"/>
              <w:rPr>
                <w:color w:val="1F497D"/>
              </w:rPr>
            </w:pPr>
            <w:r w:rsidRPr="00C718C6">
              <w:rPr>
                <w:color w:val="1F497D"/>
              </w:rPr>
              <w:t>Khuc Thi Hau</w:t>
            </w: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bl>
    <w:p w:rsidR="001546FC" w:rsidRDefault="001546FC" w:rsidP="001546FC">
      <w:pPr>
        <w:keepNext/>
        <w:spacing w:before="120"/>
        <w:rPr>
          <w:b/>
          <w:bCs/>
          <w:color w:val="1F497D"/>
          <w:sz w:val="24"/>
          <w:szCs w:val="24"/>
          <w:lang w:eastAsia="ko-KR"/>
        </w:rPr>
      </w:pPr>
    </w:p>
    <w:p w:rsidR="00AB2B4E" w:rsidRDefault="00AB2B4E" w:rsidP="001546FC">
      <w:pPr>
        <w:keepNext/>
        <w:spacing w:before="120"/>
        <w:rPr>
          <w:b/>
          <w:bCs/>
          <w:color w:val="1F497D"/>
          <w:sz w:val="24"/>
          <w:szCs w:val="24"/>
          <w:lang w:eastAsia="ko-KR"/>
        </w:rPr>
      </w:pPr>
    </w:p>
    <w:p w:rsidR="00AB2B4E" w:rsidRDefault="00AB2B4E" w:rsidP="001546FC">
      <w:pPr>
        <w:keepNext/>
        <w:spacing w:before="120"/>
        <w:rPr>
          <w:b/>
          <w:bCs/>
          <w:color w:val="1F497D"/>
          <w:sz w:val="24"/>
          <w:szCs w:val="24"/>
          <w:lang w:eastAsia="ko-KR"/>
        </w:rPr>
      </w:pPr>
    </w:p>
    <w:p w:rsidR="00AB2B4E" w:rsidRPr="00C718C6" w:rsidRDefault="00AB2B4E" w:rsidP="001546FC">
      <w:pPr>
        <w:keepNext/>
        <w:spacing w:before="120"/>
        <w:rPr>
          <w:b/>
          <w:bCs/>
          <w:color w:val="1F497D"/>
          <w:sz w:val="24"/>
          <w:szCs w:val="24"/>
          <w:lang w:eastAsia="ko-KR"/>
        </w:rPr>
      </w:pPr>
    </w:p>
    <w:p w:rsidR="007D2970" w:rsidRPr="00EA0736" w:rsidRDefault="00EA0736" w:rsidP="00EA0736">
      <w:pPr>
        <w:numPr>
          <w:ilvl w:val="0"/>
          <w:numId w:val="9"/>
        </w:numPr>
        <w:tabs>
          <w:tab w:val="clear" w:pos="720"/>
          <w:tab w:val="num" w:pos="284"/>
        </w:tabs>
        <w:spacing w:before="120" w:line="360" w:lineRule="auto"/>
        <w:ind w:hanging="720"/>
        <w:jc w:val="both"/>
        <w:rPr>
          <w:b/>
          <w:bCs/>
          <w:sz w:val="24"/>
          <w:szCs w:val="24"/>
          <w:lang w:val="en-GB"/>
        </w:rPr>
      </w:pPr>
      <w:r w:rsidRPr="003B526F">
        <w:rPr>
          <w:b/>
          <w:bCs/>
          <w:sz w:val="24"/>
          <w:szCs w:val="24"/>
          <w:lang w:val="en-GB"/>
        </w:rPr>
        <w:t>MỤ</w:t>
      </w:r>
      <w:r>
        <w:rPr>
          <w:b/>
          <w:bCs/>
          <w:sz w:val="24"/>
          <w:szCs w:val="24"/>
          <w:lang w:val="en-GB"/>
        </w:rPr>
        <w:t xml:space="preserve">C ĐÍCH / </w:t>
      </w:r>
      <w:r w:rsidR="00F22BE3" w:rsidRPr="00EA0736">
        <w:rPr>
          <w:b/>
          <w:bCs/>
          <w:color w:val="1F497D"/>
          <w:sz w:val="24"/>
          <w:szCs w:val="24"/>
        </w:rPr>
        <w:t>PURPOSE</w:t>
      </w:r>
      <w:r w:rsidR="007D2970" w:rsidRPr="00EA0736">
        <w:rPr>
          <w:b/>
          <w:bCs/>
          <w:color w:val="1F497D"/>
          <w:sz w:val="24"/>
          <w:szCs w:val="24"/>
        </w:rPr>
        <w:t>:</w:t>
      </w:r>
    </w:p>
    <w:p w:rsidR="00EA0736" w:rsidRDefault="00EA0736" w:rsidP="00FC0CED">
      <w:pPr>
        <w:spacing w:line="360" w:lineRule="auto"/>
        <w:ind w:firstLine="360"/>
        <w:jc w:val="both"/>
        <w:rPr>
          <w:sz w:val="24"/>
          <w:szCs w:val="24"/>
          <w:lang w:val="en-GB"/>
        </w:rPr>
      </w:pPr>
      <w:r w:rsidRPr="003B526F">
        <w:rPr>
          <w:sz w:val="24"/>
          <w:szCs w:val="24"/>
          <w:lang w:val="en-GB"/>
        </w:rPr>
        <w:t xml:space="preserve">Đảm bảo rằng các tài liệu đang lưu hành trong </w:t>
      </w:r>
      <w:r>
        <w:rPr>
          <w:sz w:val="24"/>
          <w:szCs w:val="24"/>
          <w:lang w:val="en-GB"/>
        </w:rPr>
        <w:t>Công ty</w:t>
      </w:r>
      <w:r w:rsidRPr="003B526F">
        <w:rPr>
          <w:sz w:val="24"/>
          <w:szCs w:val="24"/>
          <w:lang w:val="en-GB"/>
        </w:rPr>
        <w:t xml:space="preserve"> được kiểm soát chặt chẽ và thuận tiện khi sử dụng:</w:t>
      </w:r>
    </w:p>
    <w:p w:rsidR="00FC0CED" w:rsidRPr="00C718C6" w:rsidRDefault="00FC0CED" w:rsidP="00FC0CED">
      <w:pPr>
        <w:spacing w:line="360" w:lineRule="auto"/>
        <w:ind w:firstLine="360"/>
        <w:jc w:val="both"/>
        <w:rPr>
          <w:bCs/>
          <w:color w:val="1F497D"/>
          <w:sz w:val="24"/>
          <w:szCs w:val="24"/>
        </w:rPr>
      </w:pPr>
      <w:r w:rsidRPr="00C718C6">
        <w:rPr>
          <w:bCs/>
          <w:color w:val="1F497D"/>
          <w:sz w:val="24"/>
          <w:szCs w:val="24"/>
        </w:rPr>
        <w:t xml:space="preserve">To ensure that the documents </w:t>
      </w:r>
      <w:r w:rsidRPr="00C718C6">
        <w:rPr>
          <w:rFonts w:eastAsia="Arial"/>
          <w:color w:val="1F497D"/>
          <w:sz w:val="24"/>
          <w:szCs w:val="24"/>
        </w:rPr>
        <w:t xml:space="preserve">circulated </w:t>
      </w:r>
      <w:r w:rsidR="00660721" w:rsidRPr="00C718C6">
        <w:rPr>
          <w:rFonts w:eastAsia="Arial"/>
          <w:color w:val="1F497D"/>
          <w:sz w:val="24"/>
          <w:szCs w:val="24"/>
        </w:rPr>
        <w:t>i</w:t>
      </w:r>
      <w:r w:rsidRPr="00C718C6">
        <w:rPr>
          <w:bCs/>
          <w:color w:val="1F497D"/>
          <w:sz w:val="24"/>
          <w:szCs w:val="24"/>
        </w:rPr>
        <w:t>n the Company are strictly controlled and convenient to use:</w:t>
      </w:r>
    </w:p>
    <w:p w:rsidR="00EA0736" w:rsidRPr="003B526F" w:rsidRDefault="00EA0736" w:rsidP="00EA0736">
      <w:pPr>
        <w:numPr>
          <w:ilvl w:val="0"/>
          <w:numId w:val="7"/>
        </w:numPr>
        <w:tabs>
          <w:tab w:val="clear" w:pos="360"/>
          <w:tab w:val="num" w:pos="720"/>
          <w:tab w:val="num" w:pos="1080"/>
        </w:tabs>
        <w:spacing w:line="360" w:lineRule="auto"/>
        <w:ind w:left="720"/>
        <w:jc w:val="both"/>
        <w:rPr>
          <w:sz w:val="24"/>
          <w:szCs w:val="24"/>
        </w:rPr>
      </w:pPr>
      <w:r w:rsidRPr="003B526F">
        <w:rPr>
          <w:sz w:val="24"/>
          <w:szCs w:val="24"/>
        </w:rPr>
        <w:t>Phân biệt và tránh sử dụng các tài liệu lỗi thời;</w:t>
      </w:r>
    </w:p>
    <w:p w:rsidR="00FC0CED" w:rsidRPr="00C718C6" w:rsidRDefault="00EA0736" w:rsidP="00FC0CED">
      <w:pPr>
        <w:spacing w:line="360" w:lineRule="auto"/>
        <w:ind w:firstLine="360"/>
        <w:jc w:val="both"/>
        <w:rPr>
          <w:bCs/>
          <w:color w:val="1F497D"/>
          <w:sz w:val="24"/>
          <w:szCs w:val="24"/>
        </w:rPr>
      </w:pPr>
      <w:r>
        <w:rPr>
          <w:bCs/>
          <w:color w:val="1F497D"/>
          <w:sz w:val="24"/>
          <w:szCs w:val="24"/>
        </w:rPr>
        <w:tab/>
      </w:r>
      <w:r w:rsidR="00FC0CED" w:rsidRPr="00C718C6">
        <w:rPr>
          <w:bCs/>
          <w:color w:val="1F497D"/>
          <w:sz w:val="24"/>
          <w:szCs w:val="24"/>
        </w:rPr>
        <w:t>Differentiate and avoid using outdated documents;</w:t>
      </w:r>
    </w:p>
    <w:p w:rsidR="00EA0736" w:rsidRPr="003B526F" w:rsidRDefault="00EA0736" w:rsidP="00EA0736">
      <w:pPr>
        <w:numPr>
          <w:ilvl w:val="0"/>
          <w:numId w:val="7"/>
        </w:numPr>
        <w:tabs>
          <w:tab w:val="clear" w:pos="360"/>
          <w:tab w:val="num" w:pos="720"/>
          <w:tab w:val="num" w:pos="1080"/>
        </w:tabs>
        <w:spacing w:line="360" w:lineRule="auto"/>
        <w:ind w:left="720"/>
        <w:jc w:val="both"/>
        <w:rPr>
          <w:sz w:val="24"/>
          <w:szCs w:val="24"/>
        </w:rPr>
      </w:pPr>
      <w:r w:rsidRPr="003B526F">
        <w:rPr>
          <w:sz w:val="24"/>
          <w:szCs w:val="24"/>
        </w:rPr>
        <w:t>Phân loại và chuyển các tài liệu có liên quan đến chất lượng công việc tới nơi sử dụng một cách chính xác, đầy đủ và kịp thời;</w:t>
      </w:r>
    </w:p>
    <w:p w:rsidR="00FC0CED" w:rsidRPr="00C718C6" w:rsidRDefault="00EA0736" w:rsidP="00FC0CED">
      <w:pPr>
        <w:spacing w:line="360" w:lineRule="auto"/>
        <w:ind w:left="720" w:hanging="360"/>
        <w:jc w:val="both"/>
        <w:rPr>
          <w:bCs/>
          <w:color w:val="1F497D"/>
          <w:sz w:val="24"/>
          <w:szCs w:val="24"/>
        </w:rPr>
      </w:pPr>
      <w:r>
        <w:rPr>
          <w:bCs/>
          <w:color w:val="1F497D"/>
          <w:sz w:val="24"/>
          <w:szCs w:val="24"/>
        </w:rPr>
        <w:tab/>
      </w:r>
      <w:r w:rsidR="00FC0CED" w:rsidRPr="00C718C6">
        <w:rPr>
          <w:bCs/>
          <w:color w:val="1F497D"/>
          <w:sz w:val="24"/>
          <w:szCs w:val="24"/>
        </w:rPr>
        <w:t>Categorize and send documents related to the quality of work to the place of use accurately, fully and promptly;</w:t>
      </w:r>
    </w:p>
    <w:p w:rsidR="00EA0736" w:rsidRDefault="00EA0736" w:rsidP="00EA0736">
      <w:pPr>
        <w:numPr>
          <w:ilvl w:val="0"/>
          <w:numId w:val="7"/>
        </w:numPr>
        <w:tabs>
          <w:tab w:val="clear" w:pos="360"/>
          <w:tab w:val="num" w:pos="720"/>
          <w:tab w:val="num" w:pos="1080"/>
        </w:tabs>
        <w:spacing w:line="360" w:lineRule="auto"/>
        <w:ind w:left="720"/>
        <w:jc w:val="both"/>
        <w:rPr>
          <w:sz w:val="24"/>
          <w:szCs w:val="24"/>
        </w:rPr>
      </w:pPr>
      <w:r w:rsidRPr="003B526F">
        <w:rPr>
          <w:sz w:val="24"/>
          <w:szCs w:val="24"/>
        </w:rPr>
        <w:t>Nhằm đảm bảo các tài liệu được người đúng thẩm quyền phê duyệt trước khi ban hành;</w:t>
      </w:r>
    </w:p>
    <w:p w:rsidR="00EA0736" w:rsidRPr="00C718C6" w:rsidRDefault="00EA0736" w:rsidP="00EA0736">
      <w:pPr>
        <w:spacing w:line="360" w:lineRule="auto"/>
        <w:jc w:val="both"/>
        <w:rPr>
          <w:bCs/>
          <w:color w:val="1F497D"/>
          <w:sz w:val="24"/>
          <w:szCs w:val="24"/>
        </w:rPr>
      </w:pPr>
      <w:r>
        <w:rPr>
          <w:bCs/>
          <w:color w:val="1F497D"/>
          <w:sz w:val="24"/>
          <w:szCs w:val="24"/>
        </w:rPr>
        <w:tab/>
      </w:r>
      <w:r w:rsidRPr="00C718C6">
        <w:rPr>
          <w:bCs/>
          <w:color w:val="1F497D"/>
          <w:sz w:val="24"/>
          <w:szCs w:val="24"/>
        </w:rPr>
        <w:t>Ensure that documents are approved by the authorized persons before they are issued;</w:t>
      </w:r>
    </w:p>
    <w:p w:rsidR="00EA0736" w:rsidRPr="003B526F" w:rsidRDefault="00EA0736" w:rsidP="00EA0736">
      <w:pPr>
        <w:numPr>
          <w:ilvl w:val="0"/>
          <w:numId w:val="8"/>
        </w:numPr>
        <w:tabs>
          <w:tab w:val="clear" w:pos="360"/>
          <w:tab w:val="num" w:pos="720"/>
        </w:tabs>
        <w:spacing w:line="360" w:lineRule="auto"/>
        <w:ind w:left="720"/>
        <w:jc w:val="both"/>
        <w:rPr>
          <w:sz w:val="24"/>
          <w:szCs w:val="24"/>
        </w:rPr>
      </w:pPr>
      <w:r w:rsidRPr="003B526F">
        <w:rPr>
          <w:sz w:val="24"/>
          <w:szCs w:val="24"/>
        </w:rPr>
        <w:t>Các tài liệu hiện hành phải sẵn có tại những nơi đang tiến hành các công việc mấu chốt, để hệ thống quản lý luôn hoạt động có hiệu lực;</w:t>
      </w:r>
    </w:p>
    <w:p w:rsidR="00FC0CED" w:rsidRPr="00C718C6" w:rsidRDefault="00EA0736" w:rsidP="00EA0736">
      <w:pPr>
        <w:spacing w:line="360" w:lineRule="auto"/>
        <w:jc w:val="both"/>
        <w:rPr>
          <w:bCs/>
          <w:color w:val="1F497D"/>
          <w:sz w:val="24"/>
          <w:szCs w:val="24"/>
        </w:rPr>
      </w:pPr>
      <w:r>
        <w:rPr>
          <w:bCs/>
          <w:color w:val="1F497D"/>
          <w:sz w:val="24"/>
          <w:szCs w:val="24"/>
        </w:rPr>
        <w:tab/>
      </w:r>
      <w:r w:rsidR="00FC0CED" w:rsidRPr="00C718C6">
        <w:rPr>
          <w:bCs/>
          <w:color w:val="1F497D"/>
          <w:sz w:val="24"/>
          <w:szCs w:val="24"/>
        </w:rPr>
        <w:t>Ensure Existing documents must be available in the areas where key work is being carried out so that the management system will always be in operation;</w:t>
      </w:r>
    </w:p>
    <w:p w:rsidR="00EA0736" w:rsidRPr="007F4E3E" w:rsidRDefault="00EA0736" w:rsidP="00EA0736">
      <w:pPr>
        <w:numPr>
          <w:ilvl w:val="0"/>
          <w:numId w:val="8"/>
        </w:numPr>
        <w:tabs>
          <w:tab w:val="clear" w:pos="360"/>
          <w:tab w:val="num" w:pos="720"/>
        </w:tabs>
        <w:spacing w:line="360" w:lineRule="auto"/>
        <w:ind w:left="720"/>
        <w:jc w:val="both"/>
        <w:rPr>
          <w:sz w:val="24"/>
          <w:szCs w:val="24"/>
        </w:rPr>
      </w:pPr>
      <w:r w:rsidRPr="003B526F">
        <w:rPr>
          <w:sz w:val="24"/>
          <w:szCs w:val="24"/>
        </w:rPr>
        <w:t>Các tài liệu sai hay lỗi thời được loại bỏ ngay khỏi nơi sử dụng để đảm bảo tránh việc sử dụng nhầm lẫn.</w:t>
      </w:r>
    </w:p>
    <w:p w:rsidR="00FC0CED" w:rsidRPr="00C718C6" w:rsidRDefault="00EA0736" w:rsidP="00FC0CED">
      <w:pPr>
        <w:spacing w:line="360" w:lineRule="auto"/>
        <w:ind w:left="720" w:hanging="360"/>
        <w:jc w:val="both"/>
        <w:rPr>
          <w:bCs/>
          <w:color w:val="1F497D"/>
          <w:sz w:val="24"/>
          <w:szCs w:val="24"/>
        </w:rPr>
      </w:pPr>
      <w:r>
        <w:rPr>
          <w:bCs/>
          <w:color w:val="1F497D"/>
          <w:sz w:val="24"/>
          <w:szCs w:val="24"/>
        </w:rPr>
        <w:tab/>
      </w:r>
      <w:r w:rsidR="00FC0CED" w:rsidRPr="00C718C6">
        <w:rPr>
          <w:bCs/>
          <w:color w:val="1F497D"/>
          <w:sz w:val="24"/>
          <w:szCs w:val="24"/>
        </w:rPr>
        <w:t>Immediately remove wrong or outdated documents from the place of use to prevent misuse.</w:t>
      </w:r>
    </w:p>
    <w:p w:rsidR="007D2970" w:rsidRPr="00C718C6" w:rsidRDefault="00EA0736" w:rsidP="007D2970">
      <w:pPr>
        <w:numPr>
          <w:ilvl w:val="0"/>
          <w:numId w:val="9"/>
        </w:numPr>
        <w:tabs>
          <w:tab w:val="clear" w:pos="720"/>
          <w:tab w:val="num" w:pos="284"/>
        </w:tabs>
        <w:spacing w:before="240" w:line="360" w:lineRule="auto"/>
        <w:ind w:hanging="720"/>
        <w:jc w:val="both"/>
        <w:rPr>
          <w:b/>
          <w:bCs/>
          <w:color w:val="1F497D"/>
          <w:sz w:val="24"/>
          <w:szCs w:val="24"/>
        </w:rPr>
      </w:pPr>
      <w:r w:rsidRPr="003B526F">
        <w:rPr>
          <w:b/>
          <w:bCs/>
          <w:sz w:val="24"/>
          <w:szCs w:val="24"/>
          <w:lang w:val="en-GB"/>
        </w:rPr>
        <w:t>PHẠM VI ÁP DỤNG</w:t>
      </w:r>
      <w:r w:rsidRPr="00C718C6">
        <w:rPr>
          <w:b/>
          <w:bCs/>
          <w:color w:val="1F497D"/>
          <w:sz w:val="24"/>
          <w:szCs w:val="24"/>
        </w:rPr>
        <w:t xml:space="preserve"> </w:t>
      </w:r>
      <w:r>
        <w:rPr>
          <w:b/>
          <w:bCs/>
          <w:color w:val="1F497D"/>
          <w:sz w:val="24"/>
          <w:szCs w:val="24"/>
        </w:rPr>
        <w:t>/</w:t>
      </w:r>
      <w:r w:rsidR="00FC0CED" w:rsidRPr="00C718C6">
        <w:rPr>
          <w:b/>
          <w:bCs/>
          <w:color w:val="1F497D"/>
          <w:sz w:val="24"/>
          <w:szCs w:val="24"/>
        </w:rPr>
        <w:t>SCOPE OF APPLICATION</w:t>
      </w:r>
      <w:r w:rsidR="007D2970" w:rsidRPr="00C718C6">
        <w:rPr>
          <w:b/>
          <w:bCs/>
          <w:color w:val="1F497D"/>
          <w:sz w:val="24"/>
          <w:szCs w:val="24"/>
        </w:rPr>
        <w:t>:</w:t>
      </w:r>
    </w:p>
    <w:p w:rsidR="00EA0736" w:rsidRPr="003B526F" w:rsidRDefault="00EA0736" w:rsidP="00EA0736">
      <w:pPr>
        <w:numPr>
          <w:ilvl w:val="0"/>
          <w:numId w:val="8"/>
        </w:numPr>
        <w:tabs>
          <w:tab w:val="clear" w:pos="360"/>
          <w:tab w:val="num" w:pos="720"/>
        </w:tabs>
        <w:spacing w:line="360" w:lineRule="auto"/>
        <w:ind w:left="720"/>
        <w:jc w:val="both"/>
        <w:rPr>
          <w:sz w:val="24"/>
          <w:szCs w:val="24"/>
        </w:rPr>
      </w:pPr>
      <w:r w:rsidRPr="003B526F">
        <w:rPr>
          <w:sz w:val="24"/>
          <w:szCs w:val="24"/>
        </w:rPr>
        <w:t xml:space="preserve">Để kiểm soát các tài liệu nội bộ và tài liệu bên ngoài được sử dụng trong </w:t>
      </w:r>
      <w:r>
        <w:rPr>
          <w:sz w:val="24"/>
          <w:szCs w:val="24"/>
        </w:rPr>
        <w:t>Công ty</w:t>
      </w:r>
      <w:r w:rsidRPr="003B526F">
        <w:rPr>
          <w:sz w:val="24"/>
          <w:szCs w:val="24"/>
        </w:rPr>
        <w:t>;</w:t>
      </w:r>
    </w:p>
    <w:p w:rsidR="00D3667F" w:rsidRPr="00C718C6" w:rsidRDefault="00D3667F" w:rsidP="00EA0736">
      <w:pPr>
        <w:spacing w:line="360" w:lineRule="auto"/>
        <w:ind w:left="720"/>
        <w:jc w:val="both"/>
        <w:rPr>
          <w:color w:val="1F497D"/>
          <w:sz w:val="24"/>
          <w:szCs w:val="24"/>
        </w:rPr>
      </w:pPr>
      <w:r w:rsidRPr="00C718C6">
        <w:rPr>
          <w:color w:val="1F497D"/>
          <w:sz w:val="24"/>
          <w:szCs w:val="24"/>
        </w:rPr>
        <w:t>To control internal and external documents used in the Company;</w:t>
      </w:r>
    </w:p>
    <w:p w:rsidR="00EA0736" w:rsidRPr="003B526F" w:rsidRDefault="00EA0736" w:rsidP="00EA0736">
      <w:pPr>
        <w:numPr>
          <w:ilvl w:val="0"/>
          <w:numId w:val="8"/>
        </w:numPr>
        <w:tabs>
          <w:tab w:val="clear" w:pos="360"/>
          <w:tab w:val="num" w:pos="720"/>
        </w:tabs>
        <w:spacing w:line="360" w:lineRule="auto"/>
        <w:ind w:left="720"/>
        <w:jc w:val="both"/>
        <w:rPr>
          <w:sz w:val="24"/>
          <w:szCs w:val="24"/>
        </w:rPr>
      </w:pPr>
      <w:r>
        <w:rPr>
          <w:sz w:val="24"/>
          <w:szCs w:val="24"/>
        </w:rPr>
        <w:lastRenderedPageBreak/>
        <w:t>Á</w:t>
      </w:r>
      <w:r w:rsidRPr="003B526F">
        <w:rPr>
          <w:sz w:val="24"/>
          <w:szCs w:val="24"/>
        </w:rPr>
        <w:t xml:space="preserve">p dụng ở tất cả các phòng, ban và bộ phận trong </w:t>
      </w:r>
      <w:r>
        <w:rPr>
          <w:sz w:val="24"/>
          <w:szCs w:val="24"/>
        </w:rPr>
        <w:t>Công ty</w:t>
      </w:r>
      <w:r w:rsidRPr="003B526F">
        <w:rPr>
          <w:sz w:val="24"/>
          <w:szCs w:val="24"/>
        </w:rPr>
        <w:t>.</w:t>
      </w:r>
    </w:p>
    <w:p w:rsidR="00D3667F" w:rsidRPr="00C718C6" w:rsidRDefault="00D3667F" w:rsidP="00EA0736">
      <w:pPr>
        <w:spacing w:line="360" w:lineRule="auto"/>
        <w:ind w:left="720"/>
        <w:jc w:val="both"/>
        <w:rPr>
          <w:color w:val="1F497D"/>
          <w:sz w:val="24"/>
          <w:szCs w:val="24"/>
        </w:rPr>
      </w:pPr>
      <w:r w:rsidRPr="00C718C6">
        <w:rPr>
          <w:color w:val="1F497D"/>
          <w:sz w:val="24"/>
          <w:szCs w:val="24"/>
        </w:rPr>
        <w:t>Be applicable in all departments and divisions of the Company.</w:t>
      </w:r>
    </w:p>
    <w:p w:rsidR="007D2970" w:rsidRPr="00EA0736" w:rsidRDefault="00EA0736" w:rsidP="00EA0736">
      <w:pPr>
        <w:numPr>
          <w:ilvl w:val="0"/>
          <w:numId w:val="9"/>
        </w:numPr>
        <w:tabs>
          <w:tab w:val="clear" w:pos="720"/>
          <w:tab w:val="num" w:pos="284"/>
        </w:tabs>
        <w:spacing w:before="240" w:line="360" w:lineRule="auto"/>
        <w:ind w:hanging="720"/>
        <w:jc w:val="both"/>
        <w:rPr>
          <w:b/>
          <w:bCs/>
          <w:sz w:val="24"/>
          <w:szCs w:val="24"/>
          <w:lang w:val="pt-BR"/>
        </w:rPr>
      </w:pPr>
      <w:r w:rsidRPr="003B526F">
        <w:rPr>
          <w:b/>
          <w:bCs/>
          <w:sz w:val="24"/>
          <w:szCs w:val="24"/>
          <w:lang w:val="pt-BR"/>
        </w:rPr>
        <w:t>TÀI LIỆU THAM KHẢ</w:t>
      </w:r>
      <w:r>
        <w:rPr>
          <w:b/>
          <w:bCs/>
          <w:sz w:val="24"/>
          <w:szCs w:val="24"/>
          <w:lang w:val="pt-BR"/>
        </w:rPr>
        <w:t xml:space="preserve">O / </w:t>
      </w:r>
      <w:r w:rsidR="00D3667F" w:rsidRPr="00EA0736">
        <w:rPr>
          <w:b/>
          <w:bCs/>
          <w:color w:val="1F497D"/>
          <w:sz w:val="24"/>
          <w:szCs w:val="24"/>
        </w:rPr>
        <w:t>REFERENCES</w:t>
      </w:r>
      <w:r w:rsidR="007D2970" w:rsidRPr="00EA0736">
        <w:rPr>
          <w:b/>
          <w:bCs/>
          <w:color w:val="1F497D"/>
          <w:sz w:val="24"/>
          <w:szCs w:val="24"/>
        </w:rPr>
        <w:t xml:space="preserve">: </w:t>
      </w:r>
    </w:p>
    <w:p w:rsidR="00EA0736" w:rsidRPr="003B526F" w:rsidRDefault="00EA0736" w:rsidP="00EA0736">
      <w:pPr>
        <w:numPr>
          <w:ilvl w:val="0"/>
          <w:numId w:val="8"/>
        </w:numPr>
        <w:tabs>
          <w:tab w:val="clear" w:pos="360"/>
          <w:tab w:val="num" w:pos="720"/>
        </w:tabs>
        <w:spacing w:line="360" w:lineRule="auto"/>
        <w:ind w:left="720"/>
        <w:jc w:val="both"/>
        <w:rPr>
          <w:sz w:val="24"/>
          <w:szCs w:val="24"/>
        </w:rPr>
      </w:pPr>
      <w:r>
        <w:rPr>
          <w:sz w:val="24"/>
          <w:szCs w:val="24"/>
        </w:rPr>
        <w:t>TCVN ISO 9001:</w:t>
      </w:r>
      <w:r w:rsidRPr="003B526F">
        <w:rPr>
          <w:sz w:val="24"/>
          <w:szCs w:val="24"/>
        </w:rPr>
        <w:t>20</w:t>
      </w:r>
      <w:r>
        <w:rPr>
          <w:sz w:val="24"/>
          <w:szCs w:val="24"/>
        </w:rPr>
        <w:t>15;</w:t>
      </w:r>
      <w:r w:rsidR="00AB2B4E">
        <w:rPr>
          <w:sz w:val="24"/>
          <w:szCs w:val="24"/>
        </w:rPr>
        <w:t>IATF 16949:2016</w:t>
      </w:r>
    </w:p>
    <w:p w:rsidR="00D3667F" w:rsidRPr="00C718C6" w:rsidRDefault="00A15BF8" w:rsidP="00EA0736">
      <w:pPr>
        <w:spacing w:line="360" w:lineRule="auto"/>
        <w:ind w:left="720"/>
        <w:jc w:val="both"/>
        <w:rPr>
          <w:color w:val="1F497D"/>
          <w:sz w:val="24"/>
          <w:szCs w:val="24"/>
        </w:rPr>
      </w:pPr>
      <w:r w:rsidRPr="00C718C6">
        <w:rPr>
          <w:color w:val="1F497D"/>
          <w:sz w:val="24"/>
          <w:szCs w:val="24"/>
        </w:rPr>
        <w:t>TCVN ISO 9001:</w:t>
      </w:r>
      <w:r w:rsidR="007D2970" w:rsidRPr="00C718C6">
        <w:rPr>
          <w:color w:val="1F497D"/>
          <w:sz w:val="24"/>
          <w:szCs w:val="24"/>
        </w:rPr>
        <w:t>20</w:t>
      </w:r>
      <w:r w:rsidR="00A139FC" w:rsidRPr="00C718C6">
        <w:rPr>
          <w:color w:val="1F497D"/>
          <w:sz w:val="24"/>
          <w:szCs w:val="24"/>
        </w:rPr>
        <w:t>15</w:t>
      </w:r>
      <w:r w:rsidR="00435E03" w:rsidRPr="00C718C6">
        <w:rPr>
          <w:color w:val="1F497D"/>
          <w:sz w:val="24"/>
          <w:szCs w:val="24"/>
        </w:rPr>
        <w:t>;</w:t>
      </w:r>
      <w:r w:rsidR="00AB2B4E">
        <w:rPr>
          <w:color w:val="1F497D"/>
          <w:sz w:val="24"/>
          <w:szCs w:val="24"/>
        </w:rPr>
        <w:t>IATF 16949:2016</w:t>
      </w:r>
    </w:p>
    <w:p w:rsidR="00EA0736" w:rsidRDefault="00EA0736" w:rsidP="00EA0736">
      <w:pPr>
        <w:numPr>
          <w:ilvl w:val="0"/>
          <w:numId w:val="8"/>
        </w:numPr>
        <w:tabs>
          <w:tab w:val="clear" w:pos="360"/>
          <w:tab w:val="num" w:pos="720"/>
        </w:tabs>
        <w:spacing w:line="360" w:lineRule="auto"/>
        <w:ind w:left="720"/>
        <w:jc w:val="both"/>
        <w:rPr>
          <w:sz w:val="24"/>
          <w:szCs w:val="24"/>
        </w:rPr>
      </w:pPr>
      <w:r w:rsidRPr="003B526F">
        <w:rPr>
          <w:sz w:val="24"/>
          <w:szCs w:val="24"/>
        </w:rPr>
        <w:t xml:space="preserve">Thông tư </w:t>
      </w:r>
      <w:r>
        <w:rPr>
          <w:sz w:val="24"/>
          <w:szCs w:val="24"/>
        </w:rPr>
        <w:t xml:space="preserve">số: </w:t>
      </w:r>
      <w:r w:rsidRPr="003B526F">
        <w:rPr>
          <w:sz w:val="24"/>
          <w:szCs w:val="24"/>
        </w:rPr>
        <w:t>55/2005/TTLTT-BNV-VPC</w:t>
      </w:r>
      <w:r>
        <w:rPr>
          <w:sz w:val="24"/>
          <w:szCs w:val="24"/>
        </w:rPr>
        <w:t>P về thể thức trình bày văn bản;</w:t>
      </w:r>
    </w:p>
    <w:p w:rsidR="007D2970" w:rsidRPr="00C718C6" w:rsidRDefault="00D3667F" w:rsidP="00EA0736">
      <w:pPr>
        <w:spacing w:line="360" w:lineRule="auto"/>
        <w:ind w:left="720"/>
        <w:jc w:val="both"/>
        <w:rPr>
          <w:color w:val="1F497D"/>
          <w:sz w:val="24"/>
          <w:szCs w:val="24"/>
        </w:rPr>
      </w:pPr>
      <w:r w:rsidRPr="00C718C6">
        <w:rPr>
          <w:color w:val="1F497D"/>
          <w:sz w:val="24"/>
          <w:szCs w:val="24"/>
        </w:rPr>
        <w:t>Circular No.</w:t>
      </w:r>
      <w:r w:rsidR="00435E03" w:rsidRPr="00C718C6">
        <w:rPr>
          <w:color w:val="1F497D"/>
          <w:sz w:val="24"/>
          <w:szCs w:val="24"/>
        </w:rPr>
        <w:t xml:space="preserve"> </w:t>
      </w:r>
      <w:r w:rsidR="007D2970" w:rsidRPr="00C718C6">
        <w:rPr>
          <w:color w:val="1F497D"/>
          <w:sz w:val="24"/>
          <w:szCs w:val="24"/>
        </w:rPr>
        <w:t>55/2005/TTLTT-BNV-VPC</w:t>
      </w:r>
      <w:r w:rsidR="00435E03" w:rsidRPr="00C718C6">
        <w:rPr>
          <w:color w:val="1F497D"/>
          <w:sz w:val="24"/>
          <w:szCs w:val="24"/>
        </w:rPr>
        <w:t xml:space="preserve">P </w:t>
      </w:r>
      <w:r w:rsidRPr="00C718C6">
        <w:rPr>
          <w:color w:val="1F497D"/>
          <w:sz w:val="24"/>
          <w:szCs w:val="24"/>
        </w:rPr>
        <w:t>about the document presentation procedure</w:t>
      </w:r>
      <w:r w:rsidR="00435E03" w:rsidRPr="00C718C6">
        <w:rPr>
          <w:color w:val="1F497D"/>
          <w:sz w:val="24"/>
          <w:szCs w:val="24"/>
        </w:rPr>
        <w:t>;</w:t>
      </w:r>
    </w:p>
    <w:p w:rsidR="00EA0736" w:rsidRPr="003B526F" w:rsidRDefault="00EA0736" w:rsidP="00EA0736">
      <w:pPr>
        <w:numPr>
          <w:ilvl w:val="0"/>
          <w:numId w:val="8"/>
        </w:numPr>
        <w:tabs>
          <w:tab w:val="clear" w:pos="360"/>
          <w:tab w:val="num" w:pos="720"/>
        </w:tabs>
        <w:spacing w:line="360" w:lineRule="auto"/>
        <w:ind w:left="720"/>
        <w:jc w:val="both"/>
        <w:rPr>
          <w:sz w:val="24"/>
          <w:szCs w:val="24"/>
        </w:rPr>
      </w:pPr>
      <w:bookmarkStart w:id="0" w:name="thethucvb"/>
      <w:r>
        <w:rPr>
          <w:sz w:val="24"/>
          <w:szCs w:val="24"/>
        </w:rPr>
        <w:t>Thông tư số: 01/2011/TT-BNV ngày 19/01/2011 Hướng dẫn thể thức và kỹ thuật trình bày văn bản hành chính.</w:t>
      </w:r>
    </w:p>
    <w:p w:rsidR="00435E03" w:rsidRPr="00C718C6" w:rsidRDefault="00EA0736" w:rsidP="00EA0736">
      <w:pPr>
        <w:spacing w:line="360" w:lineRule="auto"/>
        <w:ind w:left="360"/>
        <w:jc w:val="both"/>
        <w:rPr>
          <w:color w:val="1F497D"/>
          <w:sz w:val="24"/>
          <w:szCs w:val="24"/>
        </w:rPr>
      </w:pPr>
      <w:r>
        <w:rPr>
          <w:color w:val="1F497D"/>
          <w:sz w:val="24"/>
          <w:szCs w:val="24"/>
        </w:rPr>
        <w:tab/>
      </w:r>
      <w:r w:rsidR="00D3667F" w:rsidRPr="00C718C6">
        <w:rPr>
          <w:color w:val="1F497D"/>
          <w:sz w:val="24"/>
          <w:szCs w:val="24"/>
        </w:rPr>
        <w:t xml:space="preserve">Circular No. </w:t>
      </w:r>
      <w:r w:rsidR="00435E03" w:rsidRPr="00C718C6">
        <w:rPr>
          <w:color w:val="1F497D"/>
          <w:sz w:val="24"/>
          <w:szCs w:val="24"/>
        </w:rPr>
        <w:t xml:space="preserve">01/2011/TT-BNV </w:t>
      </w:r>
      <w:bookmarkEnd w:id="0"/>
      <w:r w:rsidR="00D3667F" w:rsidRPr="00C718C6">
        <w:rPr>
          <w:color w:val="1F497D"/>
          <w:sz w:val="24"/>
          <w:szCs w:val="24"/>
        </w:rPr>
        <w:t>dated</w:t>
      </w:r>
      <w:r w:rsidR="00435E03" w:rsidRPr="00C718C6">
        <w:rPr>
          <w:color w:val="1F497D"/>
          <w:sz w:val="24"/>
          <w:szCs w:val="24"/>
        </w:rPr>
        <w:t xml:space="preserve"> 19/01/2011 </w:t>
      </w:r>
      <w:r w:rsidR="00D3667F" w:rsidRPr="00C718C6">
        <w:rPr>
          <w:color w:val="1F497D"/>
          <w:sz w:val="24"/>
          <w:szCs w:val="24"/>
        </w:rPr>
        <w:t xml:space="preserve">guiding the format and presentation </w:t>
      </w:r>
      <w:r>
        <w:rPr>
          <w:color w:val="1F497D"/>
          <w:sz w:val="24"/>
          <w:szCs w:val="24"/>
        </w:rPr>
        <w:tab/>
      </w:r>
      <w:r w:rsidR="00D3667F" w:rsidRPr="00C718C6">
        <w:rPr>
          <w:color w:val="1F497D"/>
          <w:sz w:val="24"/>
          <w:szCs w:val="24"/>
        </w:rPr>
        <w:t xml:space="preserve">techniques of administrative documents </w:t>
      </w:r>
    </w:p>
    <w:p w:rsidR="007D2970" w:rsidRPr="00EA0736" w:rsidRDefault="00EA0736" w:rsidP="00EA0736">
      <w:pPr>
        <w:numPr>
          <w:ilvl w:val="0"/>
          <w:numId w:val="9"/>
        </w:numPr>
        <w:tabs>
          <w:tab w:val="clear" w:pos="720"/>
          <w:tab w:val="num" w:pos="284"/>
        </w:tabs>
        <w:spacing w:before="240" w:line="360" w:lineRule="auto"/>
        <w:ind w:hanging="720"/>
        <w:jc w:val="both"/>
        <w:rPr>
          <w:b/>
          <w:bCs/>
          <w:sz w:val="24"/>
          <w:szCs w:val="24"/>
          <w:lang w:val="en-GB"/>
        </w:rPr>
      </w:pPr>
      <w:r w:rsidRPr="003B526F">
        <w:rPr>
          <w:b/>
          <w:bCs/>
          <w:sz w:val="24"/>
          <w:szCs w:val="24"/>
          <w:lang w:val="en-GB"/>
        </w:rPr>
        <w:t>ĐỊ</w:t>
      </w:r>
      <w:r>
        <w:rPr>
          <w:b/>
          <w:bCs/>
          <w:sz w:val="24"/>
          <w:szCs w:val="24"/>
          <w:lang w:val="en-GB"/>
        </w:rPr>
        <w:t xml:space="preserve">NH NGHĨA / </w:t>
      </w:r>
      <w:r w:rsidR="00D3667F" w:rsidRPr="00EA0736">
        <w:rPr>
          <w:b/>
          <w:bCs/>
          <w:color w:val="1F497D"/>
          <w:sz w:val="24"/>
          <w:szCs w:val="24"/>
        </w:rPr>
        <w:t>DEFINITIONS</w:t>
      </w:r>
      <w:r w:rsidR="007D2970" w:rsidRPr="00EA0736">
        <w:rPr>
          <w:b/>
          <w:bCs/>
          <w:color w:val="1F497D"/>
          <w:sz w:val="24"/>
          <w:szCs w:val="24"/>
        </w:rPr>
        <w:t>:</w:t>
      </w:r>
    </w:p>
    <w:p w:rsidR="007D2970" w:rsidRPr="00C718C6" w:rsidRDefault="00EA0736" w:rsidP="007D2970">
      <w:pPr>
        <w:spacing w:line="360" w:lineRule="auto"/>
        <w:jc w:val="both"/>
        <w:rPr>
          <w:b/>
          <w:bCs/>
          <w:i/>
          <w:iCs/>
          <w:color w:val="1F497D"/>
          <w:sz w:val="24"/>
          <w:szCs w:val="24"/>
        </w:rPr>
      </w:pPr>
      <w:r w:rsidRPr="001146DF">
        <w:rPr>
          <w:b/>
          <w:bCs/>
          <w:iCs/>
          <w:sz w:val="24"/>
          <w:szCs w:val="24"/>
          <w:lang w:val="en-GB"/>
        </w:rPr>
        <w:t>4.1.</w:t>
      </w:r>
      <w:r w:rsidRPr="003B526F">
        <w:rPr>
          <w:b/>
          <w:bCs/>
          <w:i/>
          <w:iCs/>
          <w:sz w:val="24"/>
          <w:szCs w:val="24"/>
          <w:lang w:val="en-GB"/>
        </w:rPr>
        <w:t xml:space="preserve"> </w:t>
      </w:r>
      <w:r w:rsidRPr="00CF25C4">
        <w:rPr>
          <w:b/>
          <w:bCs/>
          <w:iCs/>
          <w:sz w:val="24"/>
          <w:szCs w:val="24"/>
          <w:lang w:val="en-GB"/>
        </w:rPr>
        <w:t>Tài liệu</w:t>
      </w:r>
      <w:r>
        <w:rPr>
          <w:b/>
          <w:bCs/>
          <w:iCs/>
          <w:sz w:val="24"/>
          <w:szCs w:val="24"/>
          <w:lang w:val="en-GB"/>
        </w:rPr>
        <w:t xml:space="preserve"> /</w:t>
      </w:r>
      <w:r w:rsidR="007D2970" w:rsidRPr="00C718C6">
        <w:rPr>
          <w:b/>
          <w:bCs/>
          <w:i/>
          <w:iCs/>
          <w:color w:val="1F497D"/>
          <w:sz w:val="24"/>
          <w:szCs w:val="24"/>
        </w:rPr>
        <w:t xml:space="preserve"> </w:t>
      </w:r>
      <w:r w:rsidR="00D3667F" w:rsidRPr="00C718C6">
        <w:rPr>
          <w:b/>
          <w:bCs/>
          <w:iCs/>
          <w:color w:val="1F497D"/>
          <w:sz w:val="24"/>
          <w:szCs w:val="24"/>
        </w:rPr>
        <w:t>Documents</w:t>
      </w:r>
      <w:r w:rsidR="007D2970" w:rsidRPr="00C718C6">
        <w:rPr>
          <w:b/>
          <w:bCs/>
          <w:iCs/>
          <w:color w:val="1F497D"/>
          <w:sz w:val="24"/>
          <w:szCs w:val="24"/>
        </w:rPr>
        <w:t>:</w:t>
      </w:r>
      <w:r w:rsidR="007D2970" w:rsidRPr="00C718C6">
        <w:rPr>
          <w:b/>
          <w:bCs/>
          <w:i/>
          <w:iCs/>
          <w:color w:val="1F497D"/>
          <w:sz w:val="24"/>
          <w:szCs w:val="24"/>
        </w:rPr>
        <w:t xml:space="preserve"> </w:t>
      </w:r>
    </w:p>
    <w:p w:rsidR="00EA7FE5" w:rsidRPr="003B526F" w:rsidRDefault="00EA7FE5" w:rsidP="00EA7FE5">
      <w:pPr>
        <w:numPr>
          <w:ilvl w:val="0"/>
          <w:numId w:val="8"/>
        </w:numPr>
        <w:tabs>
          <w:tab w:val="clear" w:pos="360"/>
          <w:tab w:val="num" w:pos="720"/>
        </w:tabs>
        <w:spacing w:line="360" w:lineRule="auto"/>
        <w:ind w:left="720"/>
        <w:jc w:val="both"/>
        <w:rPr>
          <w:sz w:val="24"/>
          <w:szCs w:val="24"/>
        </w:rPr>
      </w:pPr>
      <w:r w:rsidRPr="003B526F">
        <w:rPr>
          <w:sz w:val="24"/>
          <w:szCs w:val="24"/>
        </w:rPr>
        <w:t>Tài liệu nội bộ: được hiểu là các qui chế, nội qui, qu</w:t>
      </w:r>
      <w:r>
        <w:rPr>
          <w:sz w:val="24"/>
          <w:szCs w:val="24"/>
        </w:rPr>
        <w:t>i</w:t>
      </w:r>
      <w:r w:rsidRPr="003B526F">
        <w:rPr>
          <w:sz w:val="24"/>
          <w:szCs w:val="24"/>
        </w:rPr>
        <w:t xml:space="preserve"> trình, c</w:t>
      </w:r>
      <w:r>
        <w:rPr>
          <w:sz w:val="24"/>
          <w:szCs w:val="24"/>
        </w:rPr>
        <w:t>ác qui định, hướng dẫn biểu mẫu,.v.v</w:t>
      </w:r>
      <w:r w:rsidRPr="003B526F">
        <w:rPr>
          <w:sz w:val="24"/>
          <w:szCs w:val="24"/>
        </w:rPr>
        <w:t xml:space="preserve">..do </w:t>
      </w:r>
      <w:r>
        <w:rPr>
          <w:sz w:val="24"/>
          <w:szCs w:val="24"/>
        </w:rPr>
        <w:t>Công ty</w:t>
      </w:r>
      <w:r w:rsidRPr="003B526F">
        <w:rPr>
          <w:sz w:val="24"/>
          <w:szCs w:val="24"/>
        </w:rPr>
        <w:t xml:space="preserve"> ban hành;</w:t>
      </w:r>
    </w:p>
    <w:p w:rsidR="00654993" w:rsidRPr="00C718C6" w:rsidRDefault="00654993" w:rsidP="00EA7FE5">
      <w:pPr>
        <w:spacing w:line="360" w:lineRule="auto"/>
        <w:ind w:left="720"/>
        <w:jc w:val="both"/>
        <w:rPr>
          <w:color w:val="1F497D"/>
          <w:sz w:val="24"/>
          <w:szCs w:val="24"/>
        </w:rPr>
      </w:pPr>
      <w:r w:rsidRPr="00C718C6">
        <w:rPr>
          <w:color w:val="1F497D"/>
          <w:sz w:val="24"/>
          <w:szCs w:val="24"/>
        </w:rPr>
        <w:t>Internal documents: mean as regulations, rules, procedures, regulations, form instructions, etc. issued by the Company;</w:t>
      </w:r>
    </w:p>
    <w:p w:rsidR="00EA7FE5" w:rsidRPr="003B526F" w:rsidRDefault="00EA7FE5" w:rsidP="00EA7FE5">
      <w:pPr>
        <w:numPr>
          <w:ilvl w:val="0"/>
          <w:numId w:val="8"/>
        </w:numPr>
        <w:tabs>
          <w:tab w:val="clear" w:pos="360"/>
          <w:tab w:val="num" w:pos="720"/>
        </w:tabs>
        <w:spacing w:line="360" w:lineRule="auto"/>
        <w:ind w:left="720"/>
        <w:jc w:val="both"/>
        <w:rPr>
          <w:sz w:val="24"/>
          <w:szCs w:val="24"/>
        </w:rPr>
      </w:pPr>
      <w:r w:rsidRPr="003B526F">
        <w:rPr>
          <w:sz w:val="24"/>
          <w:szCs w:val="24"/>
        </w:rPr>
        <w:t>Tài liệu bên ngoài: là tài liệu có nguồn gốc từ bên ngoài như quyết định, nghị định, thông tư, các tài liệu kỹ thuật</w:t>
      </w:r>
      <w:r>
        <w:rPr>
          <w:sz w:val="24"/>
          <w:szCs w:val="24"/>
        </w:rPr>
        <w:t>,.v.v..</w:t>
      </w:r>
      <w:r w:rsidRPr="003B526F">
        <w:rPr>
          <w:sz w:val="24"/>
          <w:szCs w:val="24"/>
        </w:rPr>
        <w:t xml:space="preserve"> được sử dụng để thực hiện các hoạt động trong </w:t>
      </w:r>
      <w:r>
        <w:rPr>
          <w:sz w:val="24"/>
          <w:szCs w:val="24"/>
        </w:rPr>
        <w:t>Công ty</w:t>
      </w:r>
      <w:r w:rsidRPr="003B526F">
        <w:rPr>
          <w:sz w:val="24"/>
          <w:szCs w:val="24"/>
        </w:rPr>
        <w:t>.</w:t>
      </w:r>
    </w:p>
    <w:p w:rsidR="00654993" w:rsidRPr="00C718C6" w:rsidRDefault="00654993" w:rsidP="00EA7FE5">
      <w:pPr>
        <w:spacing w:line="360" w:lineRule="auto"/>
        <w:ind w:left="720"/>
        <w:jc w:val="both"/>
        <w:rPr>
          <w:color w:val="1F497D"/>
          <w:sz w:val="24"/>
          <w:szCs w:val="24"/>
        </w:rPr>
      </w:pPr>
      <w:r w:rsidRPr="00C718C6">
        <w:rPr>
          <w:color w:val="1F497D"/>
          <w:sz w:val="24"/>
          <w:szCs w:val="24"/>
        </w:rPr>
        <w:t>External documents means documents (compiled and published) from the external parties such as decisions, decrees, circulars, technical documents, etc. that are used to carry out activities within the Company.</w:t>
      </w:r>
    </w:p>
    <w:p w:rsidR="007D2970" w:rsidRPr="00EA7FE5" w:rsidRDefault="00EA7FE5" w:rsidP="007D2970">
      <w:pPr>
        <w:spacing w:line="360" w:lineRule="auto"/>
        <w:jc w:val="both"/>
        <w:rPr>
          <w:b/>
          <w:bCs/>
          <w:i/>
          <w:iCs/>
          <w:sz w:val="24"/>
          <w:szCs w:val="24"/>
          <w:lang w:val="de-DE"/>
        </w:rPr>
      </w:pPr>
      <w:r w:rsidRPr="001146DF">
        <w:rPr>
          <w:b/>
          <w:bCs/>
          <w:iCs/>
          <w:sz w:val="24"/>
          <w:szCs w:val="24"/>
          <w:lang w:val="de-DE"/>
        </w:rPr>
        <w:t>4.2.</w:t>
      </w:r>
      <w:r w:rsidRPr="003B526F">
        <w:rPr>
          <w:b/>
          <w:bCs/>
          <w:i/>
          <w:iCs/>
          <w:sz w:val="24"/>
          <w:szCs w:val="24"/>
          <w:lang w:val="de-DE"/>
        </w:rPr>
        <w:t xml:space="preserve"> </w:t>
      </w:r>
      <w:r w:rsidRPr="00CF25C4">
        <w:rPr>
          <w:b/>
          <w:bCs/>
          <w:iCs/>
          <w:sz w:val="24"/>
          <w:szCs w:val="24"/>
          <w:lang w:val="de-DE"/>
        </w:rPr>
        <w:t>Tài liệu được kiểm soát</w:t>
      </w:r>
      <w:r>
        <w:rPr>
          <w:b/>
          <w:bCs/>
          <w:iCs/>
          <w:sz w:val="24"/>
          <w:szCs w:val="24"/>
          <w:lang w:val="de-DE"/>
        </w:rPr>
        <w:t xml:space="preserve"> /</w:t>
      </w:r>
      <w:r w:rsidR="007D2970" w:rsidRPr="00C718C6">
        <w:rPr>
          <w:b/>
          <w:bCs/>
          <w:i/>
          <w:iCs/>
          <w:color w:val="1F497D"/>
          <w:sz w:val="24"/>
          <w:szCs w:val="24"/>
        </w:rPr>
        <w:t xml:space="preserve"> </w:t>
      </w:r>
      <w:r w:rsidR="00654993" w:rsidRPr="00C718C6">
        <w:rPr>
          <w:b/>
          <w:bCs/>
          <w:iCs/>
          <w:color w:val="1F497D"/>
          <w:sz w:val="24"/>
          <w:szCs w:val="24"/>
        </w:rPr>
        <w:t>Controlled documents</w:t>
      </w:r>
      <w:r w:rsidR="007D2970" w:rsidRPr="00C718C6">
        <w:rPr>
          <w:b/>
          <w:bCs/>
          <w:iCs/>
          <w:color w:val="1F497D"/>
          <w:sz w:val="24"/>
          <w:szCs w:val="24"/>
        </w:rPr>
        <w:t>:</w:t>
      </w:r>
      <w:r w:rsidR="007D2970" w:rsidRPr="00C718C6">
        <w:rPr>
          <w:b/>
          <w:bCs/>
          <w:i/>
          <w:iCs/>
          <w:color w:val="1F497D"/>
          <w:sz w:val="24"/>
          <w:szCs w:val="24"/>
        </w:rPr>
        <w:t xml:space="preserve"> </w:t>
      </w:r>
    </w:p>
    <w:p w:rsidR="007D2970" w:rsidRPr="00EA7FE5" w:rsidRDefault="00EA7FE5" w:rsidP="00EA7FE5">
      <w:pPr>
        <w:numPr>
          <w:ilvl w:val="0"/>
          <w:numId w:val="8"/>
        </w:numPr>
        <w:tabs>
          <w:tab w:val="clear" w:pos="360"/>
          <w:tab w:val="num" w:pos="720"/>
        </w:tabs>
        <w:spacing w:line="360" w:lineRule="auto"/>
        <w:ind w:left="720"/>
        <w:jc w:val="both"/>
        <w:rPr>
          <w:i/>
          <w:iCs/>
          <w:color w:val="1F497D"/>
          <w:sz w:val="24"/>
          <w:szCs w:val="24"/>
        </w:rPr>
      </w:pPr>
      <w:r w:rsidRPr="00EA7FE5">
        <w:rPr>
          <w:i/>
          <w:iCs/>
          <w:sz w:val="24"/>
          <w:szCs w:val="24"/>
          <w:lang w:val="de-DE"/>
        </w:rPr>
        <w:t>Tài liệu nội bộ được kiểm soát /</w:t>
      </w:r>
      <w:r>
        <w:rPr>
          <w:i/>
          <w:iCs/>
          <w:sz w:val="24"/>
          <w:szCs w:val="24"/>
          <w:lang w:val="de-DE"/>
        </w:rPr>
        <w:t xml:space="preserve"> </w:t>
      </w:r>
      <w:r w:rsidR="00654993" w:rsidRPr="00EA7FE5">
        <w:rPr>
          <w:i/>
          <w:iCs/>
          <w:color w:val="1F497D"/>
          <w:sz w:val="24"/>
          <w:szCs w:val="24"/>
        </w:rPr>
        <w:t>Controlled internal documents</w:t>
      </w:r>
      <w:r w:rsidR="007D2970" w:rsidRPr="00EA7FE5">
        <w:rPr>
          <w:i/>
          <w:iCs/>
          <w:color w:val="1F497D"/>
          <w:sz w:val="24"/>
          <w:szCs w:val="24"/>
        </w:rPr>
        <w:t xml:space="preserve">: </w:t>
      </w:r>
    </w:p>
    <w:p w:rsidR="00EA7FE5" w:rsidRPr="003B526F" w:rsidRDefault="00EA7FE5" w:rsidP="00EA7FE5">
      <w:pPr>
        <w:spacing w:line="360" w:lineRule="auto"/>
        <w:ind w:left="360"/>
        <w:jc w:val="both"/>
        <w:rPr>
          <w:sz w:val="24"/>
          <w:szCs w:val="24"/>
          <w:lang w:val="de-DE"/>
        </w:rPr>
      </w:pPr>
      <w:r>
        <w:rPr>
          <w:sz w:val="24"/>
          <w:szCs w:val="24"/>
          <w:lang w:val="de-DE"/>
        </w:rPr>
        <w:tab/>
      </w:r>
      <w:r w:rsidRPr="003B526F">
        <w:rPr>
          <w:sz w:val="24"/>
          <w:szCs w:val="24"/>
          <w:lang w:val="de-DE"/>
        </w:rPr>
        <w:t xml:space="preserve">+  </w:t>
      </w:r>
      <w:r>
        <w:rPr>
          <w:sz w:val="24"/>
          <w:szCs w:val="24"/>
          <w:lang w:val="de-DE"/>
        </w:rPr>
        <w:t>Là tài liệu mà có</w:t>
      </w:r>
      <w:r w:rsidRPr="003B526F">
        <w:rPr>
          <w:sz w:val="24"/>
          <w:szCs w:val="24"/>
          <w:lang w:val="de-DE"/>
        </w:rPr>
        <w:t xml:space="preserve"> chữ ký tươi của người có thẩm </w:t>
      </w:r>
      <w:r>
        <w:rPr>
          <w:sz w:val="24"/>
          <w:szCs w:val="24"/>
          <w:lang w:val="de-DE"/>
        </w:rPr>
        <w:t xml:space="preserve">quyền phê duyệt và có dấu kiểm </w:t>
      </w:r>
      <w:r>
        <w:rPr>
          <w:sz w:val="24"/>
          <w:szCs w:val="24"/>
          <w:lang w:val="de-DE"/>
        </w:rPr>
        <w:tab/>
        <w:t xml:space="preserve">soát </w:t>
      </w:r>
      <w:r w:rsidRPr="003B526F">
        <w:rPr>
          <w:sz w:val="24"/>
          <w:szCs w:val="24"/>
          <w:lang w:val="de-DE"/>
        </w:rPr>
        <w:t>. Khi thay đổi, tài liệu phải được cập nhật cho các đơn vị và cá nhân liên quan.</w:t>
      </w:r>
    </w:p>
    <w:p w:rsidR="00125CC8" w:rsidRPr="00C718C6" w:rsidRDefault="006304FD" w:rsidP="007D2970">
      <w:pPr>
        <w:spacing w:line="360" w:lineRule="auto"/>
        <w:ind w:left="720"/>
        <w:jc w:val="both"/>
        <w:rPr>
          <w:color w:val="1F497D"/>
          <w:sz w:val="24"/>
          <w:szCs w:val="24"/>
        </w:rPr>
      </w:pPr>
      <w:r w:rsidRPr="00C718C6">
        <w:rPr>
          <w:color w:val="1F497D"/>
          <w:sz w:val="24"/>
          <w:szCs w:val="24"/>
        </w:rPr>
        <w:lastRenderedPageBreak/>
        <w:t>+ Mean</w:t>
      </w:r>
      <w:r w:rsidR="00125CC8" w:rsidRPr="00C718C6">
        <w:rPr>
          <w:color w:val="1F497D"/>
          <w:sz w:val="24"/>
          <w:szCs w:val="24"/>
        </w:rPr>
        <w:t xml:space="preserve"> documents which are signed by a competent person and sealed. When there is any change, the updated documents must be sent to the involved units and individuals.</w:t>
      </w:r>
    </w:p>
    <w:p w:rsidR="007D2970" w:rsidRPr="00EA7FE5" w:rsidRDefault="00EA7FE5" w:rsidP="00EA7FE5">
      <w:pPr>
        <w:numPr>
          <w:ilvl w:val="0"/>
          <w:numId w:val="8"/>
        </w:numPr>
        <w:tabs>
          <w:tab w:val="clear" w:pos="360"/>
          <w:tab w:val="num" w:pos="720"/>
        </w:tabs>
        <w:spacing w:line="360" w:lineRule="auto"/>
        <w:ind w:left="720"/>
        <w:jc w:val="both"/>
        <w:rPr>
          <w:i/>
          <w:iCs/>
          <w:sz w:val="24"/>
          <w:szCs w:val="24"/>
          <w:lang w:val="de-DE"/>
        </w:rPr>
      </w:pPr>
      <w:r w:rsidRPr="00747110">
        <w:rPr>
          <w:i/>
          <w:iCs/>
          <w:sz w:val="24"/>
          <w:szCs w:val="24"/>
          <w:lang w:val="de-DE"/>
        </w:rPr>
        <w:t>Tài liệu bên ngoài được kiể</w:t>
      </w:r>
      <w:r>
        <w:rPr>
          <w:i/>
          <w:iCs/>
          <w:sz w:val="24"/>
          <w:szCs w:val="24"/>
          <w:lang w:val="de-DE"/>
        </w:rPr>
        <w:t xml:space="preserve">m soát / </w:t>
      </w:r>
      <w:r w:rsidR="00125CC8" w:rsidRPr="00EA7FE5">
        <w:rPr>
          <w:i/>
          <w:iCs/>
          <w:color w:val="1F497D"/>
          <w:sz w:val="24"/>
          <w:szCs w:val="24"/>
        </w:rPr>
        <w:t>Controlled external documents</w:t>
      </w:r>
      <w:r w:rsidR="007D2970" w:rsidRPr="00EA7FE5">
        <w:rPr>
          <w:i/>
          <w:iCs/>
          <w:color w:val="1F497D"/>
          <w:sz w:val="24"/>
          <w:szCs w:val="24"/>
        </w:rPr>
        <w:t>:</w:t>
      </w:r>
    </w:p>
    <w:p w:rsidR="00B01988" w:rsidRDefault="00B01988" w:rsidP="00B01988">
      <w:pPr>
        <w:spacing w:line="360" w:lineRule="auto"/>
        <w:ind w:left="360"/>
        <w:jc w:val="both"/>
        <w:rPr>
          <w:sz w:val="24"/>
          <w:szCs w:val="24"/>
          <w:lang w:val="de-DE"/>
        </w:rPr>
      </w:pPr>
      <w:r>
        <w:rPr>
          <w:sz w:val="24"/>
          <w:szCs w:val="24"/>
          <w:lang w:val="de-DE"/>
        </w:rPr>
        <w:tab/>
      </w:r>
      <w:r w:rsidRPr="00747110">
        <w:rPr>
          <w:sz w:val="24"/>
          <w:szCs w:val="24"/>
          <w:lang w:val="de-DE"/>
        </w:rPr>
        <w:t>+   Là tài liệu mà đã cập nhật vào danh mục tài liệu bên ngoài.</w:t>
      </w:r>
    </w:p>
    <w:p w:rsidR="006304FD" w:rsidRDefault="007D2970" w:rsidP="007D2970">
      <w:pPr>
        <w:spacing w:line="360" w:lineRule="auto"/>
        <w:ind w:left="720"/>
        <w:jc w:val="both"/>
        <w:rPr>
          <w:color w:val="1F497D"/>
          <w:sz w:val="24"/>
          <w:szCs w:val="24"/>
        </w:rPr>
      </w:pPr>
      <w:r w:rsidRPr="00C718C6">
        <w:rPr>
          <w:color w:val="1F497D"/>
          <w:sz w:val="24"/>
          <w:szCs w:val="24"/>
        </w:rPr>
        <w:t xml:space="preserve">+   </w:t>
      </w:r>
      <w:r w:rsidR="006304FD" w:rsidRPr="00C718C6">
        <w:rPr>
          <w:color w:val="1F497D"/>
          <w:sz w:val="24"/>
          <w:szCs w:val="24"/>
        </w:rPr>
        <w:t xml:space="preserve">Mean </w:t>
      </w:r>
      <w:r w:rsidR="00112AD9" w:rsidRPr="00C718C6">
        <w:rPr>
          <w:color w:val="1F497D"/>
          <w:sz w:val="24"/>
          <w:szCs w:val="24"/>
        </w:rPr>
        <w:t>documents that have</w:t>
      </w:r>
      <w:r w:rsidR="006304FD" w:rsidRPr="00C718C6">
        <w:rPr>
          <w:color w:val="1F497D"/>
          <w:sz w:val="24"/>
          <w:szCs w:val="24"/>
        </w:rPr>
        <w:t xml:space="preserve"> been updated to the list of external documents.</w:t>
      </w:r>
    </w:p>
    <w:p w:rsidR="00095349" w:rsidRDefault="00095349" w:rsidP="00095349">
      <w:pPr>
        <w:spacing w:line="360" w:lineRule="auto"/>
        <w:jc w:val="both"/>
        <w:rPr>
          <w:sz w:val="24"/>
          <w:szCs w:val="24"/>
          <w:lang w:val="pt-BR"/>
        </w:rPr>
      </w:pPr>
      <w:r w:rsidRPr="000C3699">
        <w:rPr>
          <w:b/>
          <w:bCs/>
          <w:iCs/>
          <w:sz w:val="24"/>
          <w:szCs w:val="24"/>
          <w:lang w:val="pt-BR"/>
        </w:rPr>
        <w:t>4.3 Tài liệu không được kiểm soát</w:t>
      </w:r>
      <w:r>
        <w:rPr>
          <w:b/>
          <w:bCs/>
          <w:iCs/>
          <w:sz w:val="24"/>
          <w:szCs w:val="24"/>
          <w:lang w:val="pt-BR"/>
        </w:rPr>
        <w:t xml:space="preserve"> / </w:t>
      </w:r>
      <w:r w:rsidRPr="00C718C6">
        <w:rPr>
          <w:b/>
          <w:bCs/>
          <w:iCs/>
          <w:color w:val="1F497D"/>
          <w:sz w:val="24"/>
          <w:szCs w:val="24"/>
        </w:rPr>
        <w:t>Uncontrolled documents</w:t>
      </w:r>
      <w:r w:rsidRPr="00FE6341">
        <w:rPr>
          <w:b/>
          <w:bCs/>
          <w:sz w:val="24"/>
          <w:szCs w:val="24"/>
          <w:lang w:val="pt-BR"/>
        </w:rPr>
        <w:t xml:space="preserve"> :</w:t>
      </w:r>
      <w:r w:rsidRPr="00FE6341">
        <w:rPr>
          <w:sz w:val="24"/>
          <w:szCs w:val="24"/>
          <w:lang w:val="pt-BR"/>
        </w:rPr>
        <w:t xml:space="preserve"> </w:t>
      </w:r>
    </w:p>
    <w:p w:rsidR="00095349" w:rsidRPr="00FE6341" w:rsidRDefault="00F25B52" w:rsidP="00095349">
      <w:pPr>
        <w:spacing w:line="360" w:lineRule="auto"/>
        <w:jc w:val="both"/>
        <w:rPr>
          <w:sz w:val="24"/>
          <w:szCs w:val="24"/>
          <w:lang w:val="pt-BR"/>
        </w:rPr>
      </w:pPr>
      <w:r>
        <w:rPr>
          <w:sz w:val="24"/>
          <w:szCs w:val="24"/>
          <w:lang w:val="pt-BR"/>
        </w:rPr>
        <w:tab/>
      </w:r>
      <w:r w:rsidR="00095349" w:rsidRPr="00FE6341">
        <w:rPr>
          <w:sz w:val="24"/>
          <w:szCs w:val="24"/>
          <w:lang w:val="pt-BR"/>
        </w:rPr>
        <w:t>Là tài liệu không tuân theo Quy định ở mục 4.2</w:t>
      </w:r>
    </w:p>
    <w:p w:rsidR="007D2970" w:rsidRPr="00C718C6" w:rsidRDefault="00F25B52" w:rsidP="007D2970">
      <w:pPr>
        <w:spacing w:line="360" w:lineRule="auto"/>
        <w:jc w:val="both"/>
        <w:rPr>
          <w:color w:val="1F497D"/>
          <w:sz w:val="24"/>
          <w:szCs w:val="24"/>
        </w:rPr>
      </w:pPr>
      <w:r>
        <w:rPr>
          <w:bCs/>
          <w:color w:val="1F497D"/>
          <w:sz w:val="24"/>
          <w:szCs w:val="24"/>
        </w:rPr>
        <w:tab/>
        <w:t>M</w:t>
      </w:r>
      <w:r w:rsidR="006304FD" w:rsidRPr="00C718C6">
        <w:rPr>
          <w:bCs/>
          <w:color w:val="1F497D"/>
          <w:sz w:val="24"/>
          <w:szCs w:val="24"/>
        </w:rPr>
        <w:t>ean documents that are not complied with Section 4.2</w:t>
      </w:r>
      <w:r w:rsidR="007D2970" w:rsidRPr="00C718C6">
        <w:rPr>
          <w:color w:val="1F497D"/>
          <w:sz w:val="24"/>
          <w:szCs w:val="24"/>
        </w:rPr>
        <w:t xml:space="preserve"> </w:t>
      </w:r>
    </w:p>
    <w:p w:rsidR="009A4DA2" w:rsidRPr="00F25B52" w:rsidRDefault="00F25B52" w:rsidP="007D2970">
      <w:pPr>
        <w:spacing w:line="360" w:lineRule="auto"/>
        <w:jc w:val="both"/>
        <w:rPr>
          <w:b/>
          <w:bCs/>
          <w:iCs/>
          <w:sz w:val="24"/>
          <w:szCs w:val="24"/>
          <w:lang w:val="de-DE"/>
        </w:rPr>
      </w:pPr>
      <w:r w:rsidRPr="000C3699">
        <w:rPr>
          <w:b/>
          <w:bCs/>
          <w:iCs/>
          <w:sz w:val="24"/>
          <w:szCs w:val="24"/>
          <w:lang w:val="de-DE"/>
        </w:rPr>
        <w:t>4.4 Chữ viết tắ</w:t>
      </w:r>
      <w:r>
        <w:rPr>
          <w:b/>
          <w:bCs/>
          <w:iCs/>
          <w:sz w:val="24"/>
          <w:szCs w:val="24"/>
          <w:lang w:val="de-DE"/>
        </w:rPr>
        <w:t>t /</w:t>
      </w:r>
      <w:r w:rsidR="007D2970" w:rsidRPr="00C718C6">
        <w:rPr>
          <w:b/>
          <w:bCs/>
          <w:iCs/>
          <w:color w:val="1F497D"/>
          <w:sz w:val="24"/>
          <w:szCs w:val="24"/>
        </w:rPr>
        <w:t xml:space="preserve"> </w:t>
      </w:r>
      <w:r w:rsidR="006304FD" w:rsidRPr="00C718C6">
        <w:rPr>
          <w:b/>
          <w:bCs/>
          <w:iCs/>
          <w:color w:val="1F497D"/>
          <w:sz w:val="24"/>
          <w:szCs w:val="24"/>
        </w:rPr>
        <w:t>Abbreviations</w:t>
      </w:r>
      <w:r w:rsidR="007D2970" w:rsidRPr="00C718C6">
        <w:rPr>
          <w:b/>
          <w:bCs/>
          <w:iCs/>
          <w:color w:val="1F497D"/>
          <w:sz w:val="24"/>
          <w:szCs w:val="24"/>
        </w:rPr>
        <w:t>:</w:t>
      </w:r>
    </w:p>
    <w:p w:rsidR="00F25B52" w:rsidRPr="009A4DA2" w:rsidRDefault="00F25B52" w:rsidP="00F25B52">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ISO : ban ISO</w:t>
      </w:r>
    </w:p>
    <w:p w:rsidR="009A4DA2" w:rsidRPr="00C718C6" w:rsidRDefault="009A4DA2" w:rsidP="00493598">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ISO : ISO</w:t>
      </w:r>
      <w:r w:rsidR="006304FD" w:rsidRPr="00C718C6">
        <w:rPr>
          <w:color w:val="1F497D"/>
          <w:sz w:val="24"/>
          <w:szCs w:val="24"/>
        </w:rPr>
        <w:t xml:space="preserve"> Department</w:t>
      </w:r>
    </w:p>
    <w:p w:rsidR="00B673BF" w:rsidRPr="00AF74B3"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rPr>
        <w:t>GA : Hành chính nhân sự</w:t>
      </w:r>
    </w:p>
    <w:p w:rsidR="00FF494C" w:rsidRPr="00C718C6" w:rsidRDefault="009A4DA2" w:rsidP="00493598">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GA : </w:t>
      </w:r>
      <w:r w:rsidR="00EF27D6" w:rsidRPr="00C718C6">
        <w:rPr>
          <w:color w:val="1F497D"/>
          <w:sz w:val="24"/>
          <w:szCs w:val="24"/>
        </w:rPr>
        <w:t xml:space="preserve">Administration </w:t>
      </w:r>
      <w:r w:rsidR="00660721" w:rsidRPr="00C718C6">
        <w:rPr>
          <w:color w:val="1F497D"/>
          <w:sz w:val="24"/>
          <w:szCs w:val="24"/>
        </w:rPr>
        <w:t>-</w:t>
      </w:r>
      <w:r w:rsidR="00EF27D6" w:rsidRPr="00C718C6">
        <w:rPr>
          <w:color w:val="1F497D"/>
          <w:sz w:val="24"/>
          <w:szCs w:val="24"/>
        </w:rPr>
        <w:t xml:space="preserve"> </w:t>
      </w:r>
      <w:r w:rsidR="00660721" w:rsidRPr="00C718C6">
        <w:rPr>
          <w:color w:val="1F497D"/>
          <w:sz w:val="24"/>
          <w:szCs w:val="24"/>
        </w:rPr>
        <w:t>Personnel</w:t>
      </w:r>
    </w:p>
    <w:p w:rsidR="00B673BF"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EHS : quản lý môi trường</w:t>
      </w:r>
    </w:p>
    <w:p w:rsidR="00AF74B3" w:rsidRPr="00C718C6" w:rsidRDefault="00AF74B3" w:rsidP="00AF74B3">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EHS : </w:t>
      </w:r>
      <w:r w:rsidR="00EF27D6" w:rsidRPr="00C718C6">
        <w:rPr>
          <w:color w:val="1F497D"/>
          <w:sz w:val="24"/>
          <w:szCs w:val="24"/>
        </w:rPr>
        <w:t>Health, Safety and Environment</w:t>
      </w:r>
    </w:p>
    <w:p w:rsidR="00B673BF" w:rsidRDefault="00B673BF" w:rsidP="00AF74B3">
      <w:pPr>
        <w:numPr>
          <w:ilvl w:val="0"/>
          <w:numId w:val="6"/>
        </w:numPr>
        <w:tabs>
          <w:tab w:val="clear" w:pos="1080"/>
          <w:tab w:val="num" w:pos="720"/>
          <w:tab w:val="left" w:pos="2127"/>
        </w:tabs>
        <w:spacing w:line="360" w:lineRule="auto"/>
        <w:ind w:left="720"/>
        <w:jc w:val="both"/>
        <w:rPr>
          <w:color w:val="1F497D"/>
          <w:sz w:val="24"/>
          <w:szCs w:val="24"/>
        </w:rPr>
      </w:pPr>
      <w:r>
        <w:rPr>
          <w:sz w:val="24"/>
          <w:szCs w:val="24"/>
          <w:lang w:val="de-DE"/>
        </w:rPr>
        <w:t>MAT : Kho nguyên vật liệu</w:t>
      </w:r>
      <w:r w:rsidRPr="00C718C6">
        <w:rPr>
          <w:color w:val="1F497D"/>
          <w:sz w:val="24"/>
          <w:szCs w:val="24"/>
        </w:rPr>
        <w:t xml:space="preserve"> </w:t>
      </w:r>
    </w:p>
    <w:p w:rsidR="00625171" w:rsidRPr="00C718C6" w:rsidRDefault="00625171" w:rsidP="00AF74B3">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MAT : </w:t>
      </w:r>
      <w:r w:rsidR="00EF27D6" w:rsidRPr="00C718C6">
        <w:rPr>
          <w:color w:val="1F497D"/>
          <w:sz w:val="24"/>
          <w:szCs w:val="24"/>
        </w:rPr>
        <w:t>Material Warehouse</w:t>
      </w:r>
      <w:r w:rsidRPr="00C718C6">
        <w:rPr>
          <w:color w:val="1F497D"/>
          <w:sz w:val="24"/>
          <w:szCs w:val="24"/>
        </w:rPr>
        <w:t xml:space="preserve"> </w:t>
      </w:r>
    </w:p>
    <w:p w:rsidR="00B673BF" w:rsidRPr="00AF74B3"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WH : Kho thành phẩm</w:t>
      </w:r>
    </w:p>
    <w:p w:rsidR="00AF74B3" w:rsidRPr="00C718C6" w:rsidRDefault="00AF74B3" w:rsidP="00AF74B3">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WH : </w:t>
      </w:r>
      <w:r w:rsidR="00EF27D6" w:rsidRPr="00C718C6">
        <w:rPr>
          <w:color w:val="1F497D"/>
          <w:sz w:val="24"/>
          <w:szCs w:val="24"/>
        </w:rPr>
        <w:t>Finished Product Department</w:t>
      </w:r>
    </w:p>
    <w:p w:rsidR="00B673BF" w:rsidRPr="009A4DA2"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rPr>
        <w:t>MO : Khuôn</w:t>
      </w:r>
    </w:p>
    <w:p w:rsidR="009A4DA2" w:rsidRPr="00C718C6" w:rsidRDefault="009A4DA2" w:rsidP="00493598">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MO : </w:t>
      </w:r>
      <w:r w:rsidR="00EF27D6" w:rsidRPr="00C718C6">
        <w:rPr>
          <w:color w:val="1F497D"/>
          <w:sz w:val="24"/>
          <w:szCs w:val="24"/>
        </w:rPr>
        <w:t>Mold</w:t>
      </w:r>
    </w:p>
    <w:p w:rsidR="00B673BF"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 xml:space="preserve">CTT : Đúc </w:t>
      </w:r>
    </w:p>
    <w:p w:rsidR="009A4DA2" w:rsidRDefault="00AF74B3" w:rsidP="00493598">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CTT : </w:t>
      </w:r>
      <w:r w:rsidR="00EF27D6" w:rsidRPr="00C718C6">
        <w:rPr>
          <w:color w:val="1F497D"/>
          <w:sz w:val="24"/>
          <w:szCs w:val="24"/>
        </w:rPr>
        <w:t>Cast</w:t>
      </w:r>
      <w:r w:rsidR="00AB2B4E">
        <w:rPr>
          <w:color w:val="1F497D"/>
          <w:sz w:val="24"/>
          <w:szCs w:val="24"/>
        </w:rPr>
        <w:t>ting</w:t>
      </w:r>
    </w:p>
    <w:p w:rsidR="00AB2B4E" w:rsidRDefault="00AB2B4E" w:rsidP="00493598">
      <w:pPr>
        <w:numPr>
          <w:ilvl w:val="0"/>
          <w:numId w:val="6"/>
        </w:numPr>
        <w:tabs>
          <w:tab w:val="clear" w:pos="1080"/>
          <w:tab w:val="num" w:pos="720"/>
          <w:tab w:val="left" w:pos="2127"/>
        </w:tabs>
        <w:spacing w:line="360" w:lineRule="auto"/>
        <w:ind w:left="720"/>
        <w:jc w:val="both"/>
        <w:rPr>
          <w:sz w:val="24"/>
          <w:szCs w:val="24"/>
          <w:lang w:val="de-DE"/>
        </w:rPr>
      </w:pPr>
      <w:r w:rsidRPr="00AB2B4E">
        <w:rPr>
          <w:sz w:val="24"/>
          <w:szCs w:val="24"/>
          <w:lang w:val="de-DE"/>
        </w:rPr>
        <w:t>TM: Dập</w:t>
      </w:r>
    </w:p>
    <w:p w:rsidR="00AB2B4E" w:rsidRPr="00AB2B4E" w:rsidRDefault="00AB2B4E" w:rsidP="00493598">
      <w:pPr>
        <w:numPr>
          <w:ilvl w:val="0"/>
          <w:numId w:val="6"/>
        </w:numPr>
        <w:tabs>
          <w:tab w:val="clear" w:pos="1080"/>
          <w:tab w:val="num" w:pos="720"/>
          <w:tab w:val="left" w:pos="2127"/>
        </w:tabs>
        <w:spacing w:line="360" w:lineRule="auto"/>
        <w:ind w:left="720"/>
        <w:jc w:val="both"/>
        <w:rPr>
          <w:color w:val="1F497D"/>
          <w:sz w:val="24"/>
          <w:szCs w:val="24"/>
        </w:rPr>
      </w:pPr>
      <w:r w:rsidRPr="00AB2B4E">
        <w:rPr>
          <w:color w:val="1F497D"/>
          <w:sz w:val="24"/>
          <w:szCs w:val="24"/>
        </w:rPr>
        <w:t>TM: Trimming</w:t>
      </w:r>
    </w:p>
    <w:p w:rsidR="00B673BF"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CNC : CNC</w:t>
      </w:r>
    </w:p>
    <w:p w:rsidR="00EF27D6" w:rsidRPr="00C718C6" w:rsidRDefault="00AF74B3" w:rsidP="00EF27D6">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CNC : CNC</w:t>
      </w:r>
    </w:p>
    <w:p w:rsidR="00B673BF"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PCH: Mài – Xử lý hóa học - Hotpress</w:t>
      </w:r>
    </w:p>
    <w:p w:rsidR="00AF74B3" w:rsidRPr="00C718C6" w:rsidRDefault="009F2938" w:rsidP="00EF27D6">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PCH: </w:t>
      </w:r>
      <w:r w:rsidR="00EF27D6" w:rsidRPr="00C718C6">
        <w:rPr>
          <w:color w:val="1F497D"/>
          <w:sz w:val="24"/>
          <w:szCs w:val="24"/>
        </w:rPr>
        <w:t>Polish</w:t>
      </w:r>
      <w:r w:rsidR="00AF74B3" w:rsidRPr="00C718C6">
        <w:rPr>
          <w:color w:val="1F497D"/>
          <w:sz w:val="24"/>
          <w:szCs w:val="24"/>
        </w:rPr>
        <w:t xml:space="preserve"> – </w:t>
      </w:r>
      <w:r w:rsidR="00EF27D6" w:rsidRPr="00C718C6">
        <w:rPr>
          <w:color w:val="1F497D"/>
          <w:sz w:val="24"/>
          <w:szCs w:val="24"/>
        </w:rPr>
        <w:t xml:space="preserve">Grinding - </w:t>
      </w:r>
      <w:r w:rsidR="00AB2B4E">
        <w:rPr>
          <w:color w:val="1F497D"/>
          <w:sz w:val="24"/>
          <w:szCs w:val="24"/>
        </w:rPr>
        <w:t>Chromate</w:t>
      </w:r>
      <w:r w:rsidR="00EF27D6" w:rsidRPr="00C718C6">
        <w:rPr>
          <w:color w:val="1F497D"/>
          <w:sz w:val="24"/>
          <w:szCs w:val="24"/>
        </w:rPr>
        <w:t xml:space="preserve"> </w:t>
      </w:r>
      <w:r w:rsidR="00AF74B3" w:rsidRPr="00C718C6">
        <w:rPr>
          <w:color w:val="1F497D"/>
          <w:sz w:val="24"/>
          <w:szCs w:val="24"/>
        </w:rPr>
        <w:t>- Hotpress</w:t>
      </w:r>
    </w:p>
    <w:p w:rsidR="00B673BF"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lastRenderedPageBreak/>
        <w:t xml:space="preserve">PAI : Sơn </w:t>
      </w:r>
    </w:p>
    <w:p w:rsidR="00D97E29" w:rsidRPr="00C718C6" w:rsidRDefault="00AF74B3" w:rsidP="00D97E29">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PAI</w:t>
      </w:r>
      <w:r w:rsidR="009F2938" w:rsidRPr="00C718C6">
        <w:rPr>
          <w:color w:val="1F497D"/>
          <w:sz w:val="24"/>
          <w:szCs w:val="24"/>
        </w:rPr>
        <w:t xml:space="preserve"> : </w:t>
      </w:r>
      <w:r w:rsidR="00EF27D6" w:rsidRPr="00C718C6">
        <w:rPr>
          <w:color w:val="1F497D"/>
          <w:sz w:val="24"/>
          <w:szCs w:val="24"/>
        </w:rPr>
        <w:t>Paint</w:t>
      </w:r>
      <w:r w:rsidR="00AB2B4E">
        <w:rPr>
          <w:color w:val="1F497D"/>
          <w:sz w:val="24"/>
          <w:szCs w:val="24"/>
        </w:rPr>
        <w:t>ing</w:t>
      </w:r>
    </w:p>
    <w:p w:rsidR="00B673BF"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 xml:space="preserve">INJ: Đúc nhựa- gia công </w:t>
      </w:r>
    </w:p>
    <w:p w:rsidR="00AF74B3" w:rsidRPr="00C718C6" w:rsidRDefault="009F2938" w:rsidP="00D97E29">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INJ: </w:t>
      </w:r>
      <w:r w:rsidR="00AB2B4E">
        <w:rPr>
          <w:color w:val="1F497D"/>
          <w:sz w:val="24"/>
          <w:szCs w:val="24"/>
        </w:rPr>
        <w:t>Injection</w:t>
      </w:r>
    </w:p>
    <w:p w:rsidR="00B673BF"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 xml:space="preserve">ASS: Lắp ráp </w:t>
      </w:r>
    </w:p>
    <w:p w:rsidR="00D97E29" w:rsidRPr="00C718C6" w:rsidRDefault="009F2938" w:rsidP="00D97E29">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ASS: </w:t>
      </w:r>
      <w:r w:rsidR="00D97E29" w:rsidRPr="00C718C6">
        <w:rPr>
          <w:color w:val="1F497D"/>
          <w:sz w:val="24"/>
          <w:szCs w:val="24"/>
        </w:rPr>
        <w:t>Assembly</w:t>
      </w:r>
      <w:r w:rsidRPr="00C718C6">
        <w:rPr>
          <w:color w:val="1F497D"/>
          <w:sz w:val="24"/>
          <w:szCs w:val="24"/>
        </w:rPr>
        <w:t xml:space="preserve"> </w:t>
      </w:r>
    </w:p>
    <w:p w:rsidR="00B673BF"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R&amp;D : nghiên cứu và phát triển sản phẩm</w:t>
      </w:r>
    </w:p>
    <w:p w:rsidR="009A4DA2" w:rsidRPr="00C718C6" w:rsidRDefault="009A4DA2" w:rsidP="00493598">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R&amp;D : </w:t>
      </w:r>
      <w:r w:rsidR="00D97E29" w:rsidRPr="00C718C6">
        <w:rPr>
          <w:color w:val="1F497D"/>
          <w:sz w:val="24"/>
          <w:szCs w:val="24"/>
        </w:rPr>
        <w:t>Research and Development</w:t>
      </w:r>
    </w:p>
    <w:p w:rsidR="00B673BF" w:rsidRPr="009A4DA2"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SAL : kinh doanh</w:t>
      </w:r>
    </w:p>
    <w:p w:rsidR="009A4DA2" w:rsidRPr="00C718C6" w:rsidRDefault="009A4DA2" w:rsidP="00493598">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SA</w:t>
      </w:r>
      <w:r w:rsidR="00B92373" w:rsidRPr="00C718C6">
        <w:rPr>
          <w:color w:val="1F497D"/>
          <w:sz w:val="24"/>
          <w:szCs w:val="24"/>
        </w:rPr>
        <w:t>L</w:t>
      </w:r>
      <w:r w:rsidRPr="00C718C6">
        <w:rPr>
          <w:color w:val="1F497D"/>
          <w:sz w:val="24"/>
          <w:szCs w:val="24"/>
        </w:rPr>
        <w:t xml:space="preserve"> : </w:t>
      </w:r>
      <w:r w:rsidR="00D97E29" w:rsidRPr="00C718C6">
        <w:rPr>
          <w:color w:val="1F497D"/>
          <w:sz w:val="24"/>
          <w:szCs w:val="24"/>
        </w:rPr>
        <w:t>Sales</w:t>
      </w:r>
    </w:p>
    <w:p w:rsidR="00B673BF"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PUR : Mua hàng</w:t>
      </w:r>
    </w:p>
    <w:p w:rsidR="009A4DA2" w:rsidRPr="00C718C6" w:rsidRDefault="009A4DA2" w:rsidP="00493598">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PU</w:t>
      </w:r>
      <w:r w:rsidR="00B92373" w:rsidRPr="00C718C6">
        <w:rPr>
          <w:color w:val="1F497D"/>
          <w:sz w:val="24"/>
          <w:szCs w:val="24"/>
        </w:rPr>
        <w:t>R</w:t>
      </w:r>
      <w:r w:rsidRPr="00C718C6">
        <w:rPr>
          <w:color w:val="1F497D"/>
          <w:sz w:val="24"/>
          <w:szCs w:val="24"/>
        </w:rPr>
        <w:t xml:space="preserve"> : </w:t>
      </w:r>
      <w:r w:rsidR="00D97E29" w:rsidRPr="00C718C6">
        <w:rPr>
          <w:color w:val="1F497D"/>
          <w:sz w:val="24"/>
          <w:szCs w:val="24"/>
        </w:rPr>
        <w:t>Purchase</w:t>
      </w:r>
    </w:p>
    <w:p w:rsidR="00B673BF"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QM : quản lý chất lượng</w:t>
      </w:r>
    </w:p>
    <w:p w:rsidR="009A4DA2" w:rsidRPr="00C718C6" w:rsidRDefault="009A4DA2" w:rsidP="00493598">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Q</w:t>
      </w:r>
      <w:r w:rsidR="00B92373" w:rsidRPr="00C718C6">
        <w:rPr>
          <w:color w:val="1F497D"/>
          <w:sz w:val="24"/>
          <w:szCs w:val="24"/>
        </w:rPr>
        <w:t>M</w:t>
      </w:r>
      <w:r w:rsidRPr="00C718C6">
        <w:rPr>
          <w:color w:val="1F497D"/>
          <w:sz w:val="24"/>
          <w:szCs w:val="24"/>
        </w:rPr>
        <w:t xml:space="preserve"> : </w:t>
      </w:r>
      <w:r w:rsidR="00D97E29" w:rsidRPr="00C718C6">
        <w:rPr>
          <w:color w:val="1F497D"/>
          <w:sz w:val="24"/>
          <w:szCs w:val="24"/>
        </w:rPr>
        <w:t>Quality Management</w:t>
      </w:r>
    </w:p>
    <w:p w:rsidR="00B673BF"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ACC : tài chính kế toán</w:t>
      </w:r>
    </w:p>
    <w:p w:rsidR="009A4DA2" w:rsidRPr="00C718C6" w:rsidRDefault="009A4DA2" w:rsidP="00493598">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AC</w:t>
      </w:r>
      <w:r w:rsidR="00B92373" w:rsidRPr="00C718C6">
        <w:rPr>
          <w:color w:val="1F497D"/>
          <w:sz w:val="24"/>
          <w:szCs w:val="24"/>
        </w:rPr>
        <w:t>C</w:t>
      </w:r>
      <w:r w:rsidRPr="00C718C6">
        <w:rPr>
          <w:color w:val="1F497D"/>
          <w:sz w:val="24"/>
          <w:szCs w:val="24"/>
        </w:rPr>
        <w:t xml:space="preserve"> : </w:t>
      </w:r>
      <w:r w:rsidR="00D97E29" w:rsidRPr="00C718C6">
        <w:rPr>
          <w:color w:val="1F497D"/>
          <w:sz w:val="24"/>
          <w:szCs w:val="24"/>
        </w:rPr>
        <w:t>Accounting-Finance</w:t>
      </w:r>
    </w:p>
    <w:p w:rsidR="00B673BF"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PP : kế hoạch sản xuất</w:t>
      </w:r>
    </w:p>
    <w:p w:rsidR="00D97E29" w:rsidRPr="00C718C6" w:rsidRDefault="009A4DA2" w:rsidP="00D97E29">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PP : </w:t>
      </w:r>
      <w:r w:rsidR="00D97E29" w:rsidRPr="00C718C6">
        <w:rPr>
          <w:color w:val="1F497D"/>
          <w:sz w:val="24"/>
          <w:szCs w:val="24"/>
        </w:rPr>
        <w:t>Production Plan</w:t>
      </w:r>
    </w:p>
    <w:p w:rsidR="00B673BF" w:rsidRDefault="00B673BF" w:rsidP="00B673BF">
      <w:pPr>
        <w:numPr>
          <w:ilvl w:val="0"/>
          <w:numId w:val="6"/>
        </w:numPr>
        <w:tabs>
          <w:tab w:val="clear" w:pos="1080"/>
          <w:tab w:val="num" w:pos="720"/>
          <w:tab w:val="left" w:pos="2127"/>
        </w:tabs>
        <w:spacing w:line="360" w:lineRule="auto"/>
        <w:ind w:left="720"/>
        <w:rPr>
          <w:sz w:val="24"/>
          <w:szCs w:val="24"/>
          <w:lang w:val="de-DE"/>
        </w:rPr>
      </w:pPr>
      <w:r>
        <w:rPr>
          <w:sz w:val="24"/>
          <w:szCs w:val="24"/>
          <w:lang w:val="de-DE"/>
        </w:rPr>
        <w:t>EYE : lông mi</w:t>
      </w:r>
    </w:p>
    <w:p w:rsidR="00B20086" w:rsidRPr="00C718C6" w:rsidRDefault="00B20086" w:rsidP="00D97E29">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EYE : </w:t>
      </w:r>
      <w:r w:rsidR="00D97E29" w:rsidRPr="00C718C6">
        <w:rPr>
          <w:color w:val="1F497D"/>
          <w:sz w:val="24"/>
          <w:szCs w:val="24"/>
        </w:rPr>
        <w:t>eyelash</w:t>
      </w:r>
    </w:p>
    <w:p w:rsidR="00B673BF" w:rsidRPr="000E68F3" w:rsidRDefault="00B673BF" w:rsidP="00B673BF">
      <w:pPr>
        <w:numPr>
          <w:ilvl w:val="0"/>
          <w:numId w:val="6"/>
        </w:numPr>
        <w:tabs>
          <w:tab w:val="clear" w:pos="1080"/>
          <w:tab w:val="num" w:pos="720"/>
          <w:tab w:val="left" w:pos="2127"/>
        </w:tabs>
        <w:spacing w:line="360" w:lineRule="auto"/>
        <w:ind w:left="720"/>
        <w:rPr>
          <w:sz w:val="24"/>
          <w:szCs w:val="24"/>
          <w:lang w:val="de-DE"/>
        </w:rPr>
      </w:pPr>
      <w:r>
        <w:rPr>
          <w:sz w:val="24"/>
          <w:szCs w:val="24"/>
          <w:lang w:val="de-DE"/>
        </w:rPr>
        <w:t>NAI : Móng tay</w:t>
      </w:r>
    </w:p>
    <w:p w:rsidR="00B20086" w:rsidRDefault="00B20086" w:rsidP="000E68F3">
      <w:pPr>
        <w:numPr>
          <w:ilvl w:val="0"/>
          <w:numId w:val="6"/>
        </w:numPr>
        <w:tabs>
          <w:tab w:val="clear" w:pos="1080"/>
          <w:tab w:val="num" w:pos="720"/>
          <w:tab w:val="left" w:pos="2127"/>
        </w:tabs>
        <w:spacing w:line="360" w:lineRule="auto"/>
        <w:ind w:left="720"/>
        <w:rPr>
          <w:color w:val="1F497D"/>
          <w:sz w:val="24"/>
          <w:szCs w:val="24"/>
        </w:rPr>
      </w:pPr>
      <w:r w:rsidRPr="00C718C6">
        <w:rPr>
          <w:color w:val="1F497D"/>
          <w:sz w:val="24"/>
          <w:szCs w:val="24"/>
        </w:rPr>
        <w:t xml:space="preserve">NAI : </w:t>
      </w:r>
      <w:r w:rsidR="00D97E29" w:rsidRPr="00C718C6">
        <w:rPr>
          <w:color w:val="1F497D"/>
          <w:sz w:val="24"/>
          <w:szCs w:val="24"/>
        </w:rPr>
        <w:t>NAIL</w:t>
      </w:r>
    </w:p>
    <w:p w:rsidR="00762C9C" w:rsidRPr="000E68F3" w:rsidRDefault="00762C9C" w:rsidP="00762C9C">
      <w:pPr>
        <w:numPr>
          <w:ilvl w:val="0"/>
          <w:numId w:val="6"/>
        </w:numPr>
        <w:tabs>
          <w:tab w:val="clear" w:pos="1080"/>
          <w:tab w:val="num" w:pos="720"/>
          <w:tab w:val="left" w:pos="2127"/>
        </w:tabs>
        <w:spacing w:line="360" w:lineRule="auto"/>
        <w:ind w:left="720"/>
        <w:rPr>
          <w:sz w:val="24"/>
          <w:szCs w:val="24"/>
          <w:lang w:val="de-DE"/>
        </w:rPr>
      </w:pPr>
      <w:r>
        <w:rPr>
          <w:sz w:val="24"/>
          <w:szCs w:val="24"/>
          <w:lang w:val="de-DE"/>
        </w:rPr>
        <w:t>UTY : Cơ điện- tự động hóa</w:t>
      </w:r>
    </w:p>
    <w:p w:rsidR="00762C9C" w:rsidRPr="00762C9C" w:rsidRDefault="00762C9C" w:rsidP="00762C9C">
      <w:pPr>
        <w:numPr>
          <w:ilvl w:val="0"/>
          <w:numId w:val="6"/>
        </w:numPr>
        <w:tabs>
          <w:tab w:val="clear" w:pos="1080"/>
          <w:tab w:val="num" w:pos="720"/>
          <w:tab w:val="left" w:pos="2127"/>
        </w:tabs>
        <w:spacing w:line="360" w:lineRule="auto"/>
        <w:ind w:left="720"/>
        <w:rPr>
          <w:color w:val="1F497D"/>
          <w:sz w:val="24"/>
          <w:szCs w:val="24"/>
        </w:rPr>
      </w:pPr>
      <w:r>
        <w:rPr>
          <w:color w:val="1F497D"/>
          <w:sz w:val="24"/>
          <w:szCs w:val="24"/>
        </w:rPr>
        <w:t xml:space="preserve">UTY : Utility – Automation </w:t>
      </w:r>
    </w:p>
    <w:p w:rsidR="007D2970" w:rsidRPr="00E01649" w:rsidRDefault="00E01649" w:rsidP="009F2938">
      <w:pPr>
        <w:spacing w:before="240" w:line="360" w:lineRule="auto"/>
        <w:jc w:val="both"/>
        <w:rPr>
          <w:b/>
          <w:bCs/>
          <w:sz w:val="24"/>
          <w:szCs w:val="24"/>
          <w:lang w:val="en-GB"/>
        </w:rPr>
      </w:pPr>
      <w:r>
        <w:rPr>
          <w:b/>
          <w:bCs/>
          <w:sz w:val="24"/>
          <w:szCs w:val="24"/>
          <w:lang w:val="en-GB"/>
        </w:rPr>
        <w:t>5.</w:t>
      </w:r>
      <w:r w:rsidRPr="003B526F">
        <w:rPr>
          <w:b/>
          <w:bCs/>
          <w:sz w:val="24"/>
          <w:szCs w:val="24"/>
          <w:lang w:val="en-GB"/>
        </w:rPr>
        <w:t>NỘ</w:t>
      </w:r>
      <w:r>
        <w:rPr>
          <w:b/>
          <w:bCs/>
          <w:sz w:val="24"/>
          <w:szCs w:val="24"/>
          <w:lang w:val="en-GB"/>
        </w:rPr>
        <w:t xml:space="preserve">I DUNG / </w:t>
      </w:r>
      <w:r w:rsidR="00D97E29" w:rsidRPr="00C718C6">
        <w:rPr>
          <w:b/>
          <w:bCs/>
          <w:color w:val="1F497D"/>
          <w:sz w:val="24"/>
          <w:szCs w:val="24"/>
        </w:rPr>
        <w:t>CONTENTS</w:t>
      </w:r>
      <w:r w:rsidR="007D2970" w:rsidRPr="00C718C6">
        <w:rPr>
          <w:b/>
          <w:bCs/>
          <w:color w:val="1F497D"/>
          <w:sz w:val="24"/>
          <w:szCs w:val="24"/>
        </w:rPr>
        <w:t>:</w:t>
      </w:r>
    </w:p>
    <w:p w:rsidR="007D2970" w:rsidRPr="00E01649" w:rsidRDefault="00E01649" w:rsidP="007D2970">
      <w:pPr>
        <w:spacing w:line="360" w:lineRule="auto"/>
        <w:jc w:val="both"/>
        <w:rPr>
          <w:b/>
          <w:bCs/>
          <w:iCs/>
          <w:sz w:val="24"/>
          <w:szCs w:val="24"/>
          <w:lang w:val="de-DE"/>
        </w:rPr>
      </w:pPr>
      <w:r w:rsidRPr="008E5544">
        <w:rPr>
          <w:b/>
          <w:bCs/>
          <w:iCs/>
          <w:sz w:val="24"/>
          <w:szCs w:val="24"/>
          <w:lang w:val="de-DE"/>
        </w:rPr>
        <w:t>5.1</w:t>
      </w:r>
      <w:r>
        <w:rPr>
          <w:b/>
          <w:bCs/>
          <w:iCs/>
          <w:sz w:val="24"/>
          <w:szCs w:val="24"/>
          <w:lang w:val="de-DE"/>
        </w:rPr>
        <w:t>.</w:t>
      </w:r>
      <w:r w:rsidRPr="008E5544">
        <w:rPr>
          <w:b/>
          <w:bCs/>
          <w:iCs/>
          <w:sz w:val="24"/>
          <w:szCs w:val="24"/>
          <w:lang w:val="de-DE"/>
        </w:rPr>
        <w:t xml:space="preserve"> Kiểm soát tài liệ</w:t>
      </w:r>
      <w:r>
        <w:rPr>
          <w:b/>
          <w:bCs/>
          <w:iCs/>
          <w:sz w:val="24"/>
          <w:szCs w:val="24"/>
          <w:lang w:val="de-DE"/>
        </w:rPr>
        <w:t xml:space="preserve">u / </w:t>
      </w:r>
      <w:r w:rsidR="00D97E29" w:rsidRPr="00E01649">
        <w:rPr>
          <w:b/>
          <w:bCs/>
          <w:iCs/>
          <w:color w:val="1F497D"/>
          <w:sz w:val="24"/>
          <w:szCs w:val="24"/>
          <w:lang w:val="fr-FR"/>
        </w:rPr>
        <w:t>Document control</w:t>
      </w:r>
      <w:r w:rsidR="007D2970" w:rsidRPr="00E01649">
        <w:rPr>
          <w:b/>
          <w:bCs/>
          <w:iCs/>
          <w:color w:val="1F497D"/>
          <w:sz w:val="24"/>
          <w:szCs w:val="24"/>
          <w:lang w:val="fr-FR"/>
        </w:rPr>
        <w:t>:</w:t>
      </w:r>
    </w:p>
    <w:p w:rsidR="00E01649" w:rsidRDefault="00E01649" w:rsidP="00E01649">
      <w:pPr>
        <w:spacing w:line="360" w:lineRule="auto"/>
        <w:jc w:val="both"/>
        <w:rPr>
          <w:b/>
          <w:bCs/>
          <w:i/>
          <w:sz w:val="24"/>
          <w:szCs w:val="24"/>
          <w:lang w:val="de-DE"/>
        </w:rPr>
      </w:pPr>
      <w:r w:rsidRPr="008E5544">
        <w:rPr>
          <w:b/>
          <w:bCs/>
          <w:i/>
          <w:sz w:val="24"/>
          <w:szCs w:val="24"/>
          <w:lang w:val="de-DE"/>
        </w:rPr>
        <w:t>5.1.1</w:t>
      </w:r>
      <w:r>
        <w:rPr>
          <w:b/>
          <w:bCs/>
          <w:i/>
          <w:sz w:val="24"/>
          <w:szCs w:val="24"/>
          <w:lang w:val="de-DE"/>
        </w:rPr>
        <w:t>.</w:t>
      </w:r>
      <w:r w:rsidRPr="008E5544">
        <w:rPr>
          <w:b/>
          <w:bCs/>
          <w:i/>
          <w:sz w:val="24"/>
          <w:szCs w:val="24"/>
          <w:lang w:val="de-DE"/>
        </w:rPr>
        <w:t xml:space="preserve"> Lưu đồ kiểm soát tài liệu nội bộ:</w:t>
      </w:r>
    </w:p>
    <w:p w:rsidR="00AB2B4E" w:rsidRDefault="00AB2B4E" w:rsidP="00E01649">
      <w:pPr>
        <w:spacing w:line="360" w:lineRule="auto"/>
        <w:jc w:val="both"/>
        <w:rPr>
          <w:b/>
          <w:bCs/>
          <w:i/>
          <w:sz w:val="24"/>
          <w:szCs w:val="24"/>
          <w:lang w:val="de-DE"/>
        </w:rPr>
      </w:pPr>
    </w:p>
    <w:p w:rsidR="00AB2B4E" w:rsidRDefault="00AB2B4E" w:rsidP="00E01649">
      <w:pPr>
        <w:spacing w:line="360" w:lineRule="auto"/>
        <w:jc w:val="both"/>
        <w:rPr>
          <w:b/>
          <w:bCs/>
          <w:i/>
          <w:sz w:val="24"/>
          <w:szCs w:val="24"/>
          <w:lang w:val="de-DE"/>
        </w:rPr>
      </w:pPr>
    </w:p>
    <w:p w:rsidR="00AB2B4E" w:rsidRPr="008E5544" w:rsidRDefault="00AB2B4E" w:rsidP="00E01649">
      <w:pPr>
        <w:spacing w:line="360" w:lineRule="auto"/>
        <w:jc w:val="both"/>
        <w:rPr>
          <w:b/>
          <w:bCs/>
          <w:i/>
          <w:sz w:val="24"/>
          <w:szCs w:val="24"/>
          <w:lang w:val="de-DE"/>
        </w:rPr>
      </w:pP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4"/>
        <w:gridCol w:w="4819"/>
        <w:gridCol w:w="2268"/>
      </w:tblGrid>
      <w:tr w:rsidR="00E01649" w:rsidRPr="00884E4F" w:rsidTr="00281E8E">
        <w:tblPrEx>
          <w:tblCellMar>
            <w:top w:w="0" w:type="dxa"/>
            <w:bottom w:w="0" w:type="dxa"/>
          </w:tblCellMar>
        </w:tblPrEx>
        <w:tc>
          <w:tcPr>
            <w:tcW w:w="2694" w:type="dxa"/>
            <w:tcBorders>
              <w:top w:val="single" w:sz="4" w:space="0" w:color="auto"/>
              <w:left w:val="single" w:sz="4" w:space="0" w:color="auto"/>
              <w:bottom w:val="single" w:sz="4" w:space="0" w:color="auto"/>
              <w:right w:val="single" w:sz="4" w:space="0" w:color="auto"/>
            </w:tcBorders>
            <w:vAlign w:val="center"/>
          </w:tcPr>
          <w:p w:rsidR="00E01649" w:rsidRPr="00884E4F" w:rsidRDefault="00E01649" w:rsidP="00281E8E">
            <w:pPr>
              <w:spacing w:before="120" w:after="120"/>
              <w:jc w:val="center"/>
              <w:rPr>
                <w:b/>
                <w:bCs/>
                <w:sz w:val="24"/>
                <w:szCs w:val="24"/>
              </w:rPr>
            </w:pPr>
            <w:r w:rsidRPr="00884E4F">
              <w:rPr>
                <w:b/>
                <w:bCs/>
                <w:sz w:val="24"/>
                <w:szCs w:val="24"/>
                <w:lang w:val="de-DE"/>
              </w:rPr>
              <w:br w:type="page"/>
            </w:r>
            <w:r w:rsidRPr="00884E4F">
              <w:rPr>
                <w:b/>
                <w:bCs/>
                <w:sz w:val="24"/>
                <w:szCs w:val="24"/>
                <w:lang w:val="de-DE"/>
              </w:rPr>
              <w:br w:type="page"/>
            </w:r>
            <w:r w:rsidRPr="00884E4F">
              <w:rPr>
                <w:b/>
                <w:bCs/>
                <w:sz w:val="24"/>
                <w:szCs w:val="24"/>
                <w:lang w:val="de-DE"/>
              </w:rPr>
              <w:br w:type="page"/>
            </w:r>
            <w:r w:rsidRPr="00884E4F">
              <w:rPr>
                <w:b/>
                <w:bCs/>
                <w:sz w:val="24"/>
                <w:szCs w:val="24"/>
              </w:rPr>
              <w:t>Trách nhiệm</w:t>
            </w:r>
          </w:p>
        </w:tc>
        <w:tc>
          <w:tcPr>
            <w:tcW w:w="4819" w:type="dxa"/>
            <w:tcBorders>
              <w:top w:val="single" w:sz="4" w:space="0" w:color="auto"/>
              <w:left w:val="single" w:sz="4" w:space="0" w:color="auto"/>
              <w:bottom w:val="single" w:sz="4" w:space="0" w:color="auto"/>
              <w:right w:val="single" w:sz="4" w:space="0" w:color="auto"/>
            </w:tcBorders>
            <w:vAlign w:val="center"/>
          </w:tcPr>
          <w:p w:rsidR="00E01649" w:rsidRPr="00884E4F" w:rsidRDefault="00E01649" w:rsidP="00281E8E">
            <w:pPr>
              <w:spacing w:before="120" w:after="120"/>
              <w:jc w:val="center"/>
              <w:rPr>
                <w:b/>
                <w:bCs/>
                <w:sz w:val="24"/>
                <w:szCs w:val="24"/>
              </w:rPr>
            </w:pPr>
            <w:r w:rsidRPr="00884E4F">
              <w:rPr>
                <w:b/>
                <w:bCs/>
                <w:sz w:val="24"/>
                <w:szCs w:val="24"/>
              </w:rPr>
              <w:t>Hoạt động</w:t>
            </w:r>
          </w:p>
        </w:tc>
        <w:tc>
          <w:tcPr>
            <w:tcW w:w="2268" w:type="dxa"/>
            <w:tcBorders>
              <w:top w:val="single" w:sz="4" w:space="0" w:color="auto"/>
              <w:left w:val="single" w:sz="4" w:space="0" w:color="auto"/>
              <w:bottom w:val="single" w:sz="4" w:space="0" w:color="auto"/>
              <w:right w:val="single" w:sz="4" w:space="0" w:color="auto"/>
            </w:tcBorders>
            <w:vAlign w:val="center"/>
          </w:tcPr>
          <w:p w:rsidR="00E01649" w:rsidRPr="00884E4F" w:rsidRDefault="00E01649" w:rsidP="00281E8E">
            <w:pPr>
              <w:keepNext/>
              <w:spacing w:before="120" w:after="120"/>
              <w:jc w:val="center"/>
              <w:outlineLvl w:val="0"/>
              <w:rPr>
                <w:b/>
                <w:bCs/>
                <w:sz w:val="24"/>
                <w:szCs w:val="24"/>
              </w:rPr>
            </w:pPr>
            <w:r w:rsidRPr="00884E4F">
              <w:rPr>
                <w:b/>
                <w:bCs/>
                <w:sz w:val="24"/>
                <w:szCs w:val="24"/>
              </w:rPr>
              <w:t>Tài liệu Liên quan</w:t>
            </w:r>
          </w:p>
        </w:tc>
      </w:tr>
      <w:tr w:rsidR="00E01649" w:rsidRPr="00CB027E" w:rsidTr="00281E8E">
        <w:tblPrEx>
          <w:tblCellMar>
            <w:top w:w="0" w:type="dxa"/>
            <w:bottom w:w="0" w:type="dxa"/>
          </w:tblCellMar>
        </w:tblPrEx>
        <w:trPr>
          <w:trHeight w:val="10881"/>
        </w:trPr>
        <w:tc>
          <w:tcPr>
            <w:tcW w:w="2694" w:type="dxa"/>
            <w:tcBorders>
              <w:top w:val="single" w:sz="4" w:space="0" w:color="auto"/>
              <w:left w:val="single" w:sz="4" w:space="0" w:color="auto"/>
              <w:bottom w:val="single" w:sz="4" w:space="0" w:color="auto"/>
              <w:right w:val="single" w:sz="4" w:space="0" w:color="auto"/>
            </w:tcBorders>
          </w:tcPr>
          <w:p w:rsidR="00E01649" w:rsidRPr="00CB027E" w:rsidRDefault="00E01649" w:rsidP="00281E8E">
            <w:pPr>
              <w:spacing w:line="360" w:lineRule="auto"/>
              <w:jc w:val="both"/>
              <w:rPr>
                <w:b/>
                <w:sz w:val="24"/>
                <w:szCs w:val="24"/>
              </w:rPr>
            </w:pPr>
            <w:r w:rsidRPr="00CB027E">
              <w:rPr>
                <w:b/>
                <w:sz w:val="24"/>
                <w:szCs w:val="24"/>
              </w:rPr>
              <w:t>Các đơn vị trực thuộc Công ty</w:t>
            </w:r>
          </w:p>
          <w:p w:rsidR="00E01649" w:rsidRPr="00CB027E" w:rsidRDefault="00E01649" w:rsidP="00281E8E">
            <w:pPr>
              <w:spacing w:line="360" w:lineRule="auto"/>
              <w:jc w:val="both"/>
              <w:rPr>
                <w:b/>
                <w:sz w:val="24"/>
                <w:szCs w:val="24"/>
              </w:rPr>
            </w:pPr>
            <w:r w:rsidRPr="00CB027E">
              <w:rPr>
                <w:b/>
                <w:noProof/>
                <w:sz w:val="24"/>
                <w:szCs w:val="24"/>
              </w:rPr>
              <w:pict>
                <v:line id="_x0000_s2244" style="position:absolute;left:0;text-align:left;flip:y;z-index:251656704" from="-4.3pt,11.35pt" to="127.7pt,11.35pt"/>
              </w:pict>
            </w:r>
          </w:p>
          <w:p w:rsidR="00E01649" w:rsidRPr="00CB027E" w:rsidRDefault="00E01649" w:rsidP="00281E8E">
            <w:pPr>
              <w:spacing w:line="360" w:lineRule="auto"/>
              <w:jc w:val="both"/>
              <w:rPr>
                <w:b/>
                <w:sz w:val="24"/>
                <w:szCs w:val="24"/>
              </w:rPr>
            </w:pPr>
            <w:r w:rsidRPr="00CB027E">
              <w:rPr>
                <w:b/>
                <w:sz w:val="24"/>
                <w:szCs w:val="24"/>
              </w:rPr>
              <w:t>Ban giám đốc</w:t>
            </w:r>
          </w:p>
          <w:p w:rsidR="00E01649" w:rsidRPr="00CB027E" w:rsidRDefault="00E01649" w:rsidP="00281E8E">
            <w:pPr>
              <w:spacing w:line="360" w:lineRule="auto"/>
              <w:jc w:val="both"/>
              <w:rPr>
                <w:b/>
                <w:sz w:val="24"/>
                <w:szCs w:val="24"/>
              </w:rPr>
            </w:pPr>
            <w:r w:rsidRPr="00CB027E">
              <w:rPr>
                <w:b/>
                <w:noProof/>
                <w:sz w:val="24"/>
                <w:szCs w:val="24"/>
              </w:rPr>
              <w:pict>
                <v:line id="_x0000_s2246" style="position:absolute;left:0;text-align:left;flip:y;z-index:251658752" from="-4.4pt,17.7pt" to="127.6pt,17.7pt"/>
              </w:pict>
            </w: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rPr>
            </w:pPr>
            <w:r w:rsidRPr="00CB027E">
              <w:rPr>
                <w:b/>
                <w:sz w:val="24"/>
                <w:szCs w:val="24"/>
              </w:rPr>
              <w:t>Ban giám đốc</w:t>
            </w:r>
          </w:p>
          <w:p w:rsidR="00E01649" w:rsidRPr="00CB027E" w:rsidRDefault="00E01649" w:rsidP="00281E8E">
            <w:pPr>
              <w:spacing w:line="360" w:lineRule="auto"/>
              <w:jc w:val="both"/>
              <w:rPr>
                <w:b/>
                <w:sz w:val="24"/>
                <w:szCs w:val="24"/>
                <w:lang w:val="it-IT"/>
              </w:rPr>
            </w:pPr>
            <w:r w:rsidRPr="00CB027E">
              <w:rPr>
                <w:b/>
                <w:noProof/>
                <w:sz w:val="24"/>
                <w:szCs w:val="24"/>
              </w:rPr>
              <w:pict>
                <v:line id="_x0000_s2248" style="position:absolute;left:0;text-align:left;flip:y;z-index:251660800" from="-4.4pt,4.95pt" to="127.6pt,4.95pt"/>
              </w:pict>
            </w: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r w:rsidRPr="00CB027E">
              <w:rPr>
                <w:b/>
                <w:sz w:val="24"/>
                <w:szCs w:val="24"/>
                <w:lang w:val="it-IT"/>
              </w:rPr>
              <w:t>Cán bộ được phân công</w:t>
            </w: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r w:rsidRPr="00CB027E">
              <w:rPr>
                <w:b/>
                <w:noProof/>
                <w:sz w:val="24"/>
                <w:szCs w:val="24"/>
              </w:rPr>
              <w:pict>
                <v:line id="_x0000_s2250" style="position:absolute;left:0;text-align:left;flip:y;z-index:251662848" from="-4.4pt,3.9pt" to="127.6pt,3.9pt"/>
              </w:pict>
            </w:r>
          </w:p>
          <w:p w:rsidR="00E01649" w:rsidRPr="00CB027E" w:rsidRDefault="00E01649" w:rsidP="00281E8E">
            <w:pPr>
              <w:spacing w:line="360" w:lineRule="auto"/>
              <w:jc w:val="both"/>
              <w:rPr>
                <w:b/>
                <w:sz w:val="24"/>
                <w:szCs w:val="24"/>
                <w:lang w:val="it-IT"/>
              </w:rPr>
            </w:pPr>
            <w:r w:rsidRPr="00CB027E">
              <w:rPr>
                <w:b/>
                <w:sz w:val="24"/>
                <w:szCs w:val="24"/>
                <w:lang w:val="it-IT"/>
              </w:rPr>
              <w:t>Ban giám đốc</w:t>
            </w:r>
          </w:p>
          <w:p w:rsidR="00E01649" w:rsidRPr="00CB027E" w:rsidRDefault="00E01649" w:rsidP="00281E8E">
            <w:pPr>
              <w:spacing w:line="360" w:lineRule="auto"/>
              <w:jc w:val="both"/>
              <w:rPr>
                <w:b/>
                <w:sz w:val="24"/>
                <w:szCs w:val="24"/>
                <w:lang w:val="it-IT"/>
              </w:rPr>
            </w:pPr>
            <w:r w:rsidRPr="00CB027E">
              <w:rPr>
                <w:b/>
                <w:noProof/>
                <w:sz w:val="24"/>
                <w:szCs w:val="24"/>
              </w:rPr>
              <w:pict>
                <v:line id="_x0000_s2252" style="position:absolute;left:0;text-align:left;flip:y;z-index:251664896" from="-4.4pt,9.1pt" to="127.6pt,9.1pt"/>
              </w:pict>
            </w: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rPr>
                <w:b/>
                <w:sz w:val="24"/>
                <w:szCs w:val="24"/>
                <w:lang w:val="it-IT"/>
              </w:rPr>
            </w:pPr>
            <w:r w:rsidRPr="00CB027E">
              <w:rPr>
                <w:b/>
                <w:sz w:val="24"/>
                <w:szCs w:val="24"/>
                <w:lang w:val="it-IT"/>
              </w:rPr>
              <w:t>Thư ký ISO  - Cán bộ được phân công</w:t>
            </w: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r w:rsidRPr="00CB027E">
              <w:rPr>
                <w:b/>
                <w:noProof/>
                <w:sz w:val="24"/>
                <w:szCs w:val="24"/>
              </w:rPr>
              <w:pict>
                <v:line id="_x0000_s2254" style="position:absolute;left:0;text-align:left;flip:y;z-index:251666944" from="-4.4pt,2.85pt" to="127.6pt,2.85pt"/>
              </w:pict>
            </w:r>
          </w:p>
          <w:p w:rsidR="00E01649" w:rsidRPr="00CB027E" w:rsidRDefault="00E01649" w:rsidP="00281E8E">
            <w:pPr>
              <w:spacing w:line="360" w:lineRule="auto"/>
              <w:jc w:val="both"/>
              <w:rPr>
                <w:b/>
                <w:sz w:val="24"/>
                <w:szCs w:val="24"/>
                <w:lang w:val="it-IT"/>
              </w:rPr>
            </w:pPr>
            <w:r w:rsidRPr="00CB027E">
              <w:rPr>
                <w:b/>
                <w:sz w:val="24"/>
                <w:szCs w:val="24"/>
                <w:lang w:val="it-IT"/>
              </w:rPr>
              <w:t>Cán bộ được phân công</w:t>
            </w: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r w:rsidRPr="00CB027E">
              <w:rPr>
                <w:b/>
                <w:noProof/>
                <w:sz w:val="24"/>
                <w:szCs w:val="24"/>
              </w:rPr>
              <w:pict>
                <v:line id="_x0000_s2255" style="position:absolute;left:0;text-align:left;flip:y;z-index:251667968" from="-4.4pt,18.35pt" to="127.6pt,18.35pt"/>
              </w:pict>
            </w:r>
          </w:p>
          <w:p w:rsidR="00E01649" w:rsidRPr="00CB027E" w:rsidRDefault="00E01649" w:rsidP="00281E8E">
            <w:pPr>
              <w:spacing w:line="360" w:lineRule="auto"/>
              <w:rPr>
                <w:b/>
                <w:sz w:val="24"/>
                <w:szCs w:val="24"/>
                <w:lang w:val="it-IT"/>
              </w:rPr>
            </w:pPr>
            <w:r w:rsidRPr="00CB027E">
              <w:rPr>
                <w:b/>
                <w:sz w:val="24"/>
                <w:szCs w:val="24"/>
                <w:lang w:val="it-IT"/>
              </w:rPr>
              <w:t>Thư ký ISO  - Cán bộ được phân công</w:t>
            </w:r>
          </w:p>
        </w:tc>
        <w:tc>
          <w:tcPr>
            <w:tcW w:w="4819" w:type="dxa"/>
            <w:tcBorders>
              <w:top w:val="single" w:sz="4" w:space="0" w:color="auto"/>
              <w:left w:val="single" w:sz="4" w:space="0" w:color="auto"/>
              <w:bottom w:val="single" w:sz="4" w:space="0" w:color="auto"/>
              <w:right w:val="single" w:sz="4" w:space="0" w:color="auto"/>
            </w:tcBorders>
          </w:tcPr>
          <w:p w:rsidR="00E01649" w:rsidRPr="00CB027E" w:rsidRDefault="00E01649" w:rsidP="00281E8E">
            <w:pPr>
              <w:spacing w:line="360" w:lineRule="auto"/>
              <w:jc w:val="both"/>
              <w:rPr>
                <w:b/>
                <w:sz w:val="24"/>
                <w:szCs w:val="24"/>
                <w:lang w:val="it-IT"/>
              </w:rPr>
            </w:pPr>
            <w:r w:rsidRPr="00CB027E">
              <w:rPr>
                <w:b/>
                <w:noProof/>
                <w:sz w:val="24"/>
                <w:szCs w:val="24"/>
              </w:rPr>
              <w:pict>
                <v:oval id="_x0000_s2269" style="position:absolute;left:0;text-align:left;margin-left:17pt;margin-top:4.85pt;width:164.8pt;height:45pt;z-index:251682304;mso-position-horizontal-relative:text;mso-position-vertical-relative:text">
                  <v:textbox style="mso-next-textbox:#_x0000_s2269">
                    <w:txbxContent>
                      <w:p w:rsidR="00E01649" w:rsidRPr="00EF198D" w:rsidRDefault="00E01649" w:rsidP="00E01649">
                        <w:pPr>
                          <w:pStyle w:val="2"/>
                          <w:rPr>
                            <w:rFonts w:ascii="Times New Roman" w:hAnsi="Times New Roman"/>
                            <w:szCs w:val="22"/>
                          </w:rPr>
                        </w:pPr>
                        <w:r w:rsidRPr="00EF198D">
                          <w:rPr>
                            <w:rFonts w:ascii="Times New Roman" w:hAnsi="Times New Roman"/>
                            <w:szCs w:val="22"/>
                          </w:rPr>
                          <w:t>Yêu cầu soạn thảo</w:t>
                        </w:r>
                      </w:p>
                      <w:p w:rsidR="00E01649" w:rsidRPr="00EF198D" w:rsidRDefault="00E01649" w:rsidP="00E01649">
                        <w:pPr>
                          <w:pStyle w:val="2"/>
                          <w:rPr>
                            <w:rFonts w:ascii="Times New Roman" w:hAnsi="Times New Roman"/>
                            <w:szCs w:val="22"/>
                          </w:rPr>
                        </w:pPr>
                        <w:r w:rsidRPr="00EF198D">
                          <w:rPr>
                            <w:rFonts w:ascii="Times New Roman" w:hAnsi="Times New Roman"/>
                            <w:szCs w:val="22"/>
                          </w:rPr>
                          <w:t>/sửa đổi tài liệu</w:t>
                        </w:r>
                      </w:p>
                      <w:p w:rsidR="00E01649" w:rsidRDefault="00E01649" w:rsidP="00E01649"/>
                    </w:txbxContent>
                  </v:textbox>
                </v:oval>
              </w:pict>
            </w:r>
          </w:p>
          <w:p w:rsidR="00E01649" w:rsidRPr="00CB027E" w:rsidRDefault="00E01649" w:rsidP="00281E8E">
            <w:pPr>
              <w:spacing w:line="360" w:lineRule="auto"/>
              <w:jc w:val="both"/>
              <w:rPr>
                <w:b/>
                <w:sz w:val="24"/>
                <w:szCs w:val="24"/>
                <w:lang w:val="it-IT"/>
              </w:rPr>
            </w:pPr>
            <w:r w:rsidRPr="00CB027E">
              <w:rPr>
                <w:b/>
                <w:noProof/>
                <w:sz w:val="24"/>
                <w:szCs w:val="24"/>
              </w:rPr>
              <w:pict>
                <v:line id="_x0000_s2275" style="position:absolute;left:0;text-align:left;flip:y;z-index:251688448" from="203pt,5.4pt" to="203pt,59.4pt"/>
              </w:pict>
            </w:r>
            <w:r w:rsidRPr="00CB027E">
              <w:rPr>
                <w:b/>
                <w:noProof/>
                <w:sz w:val="24"/>
                <w:szCs w:val="24"/>
              </w:rPr>
              <w:pict>
                <v:line id="_x0000_s2268" style="position:absolute;left:0;text-align:left;flip:x;z-index:251681280" from="181.5pt,5.5pt" to="203.35pt,5.5pt">
                  <v:stroke endarrow="block"/>
                </v:line>
              </w:pict>
            </w:r>
          </w:p>
          <w:p w:rsidR="00E01649" w:rsidRPr="00CB027E" w:rsidRDefault="00E01649" w:rsidP="00281E8E">
            <w:pPr>
              <w:spacing w:line="360" w:lineRule="auto"/>
              <w:jc w:val="both"/>
              <w:rPr>
                <w:b/>
                <w:sz w:val="24"/>
                <w:szCs w:val="24"/>
                <w:lang w:val="it-IT"/>
              </w:rPr>
            </w:pPr>
            <w:r w:rsidRPr="00CB027E">
              <w:rPr>
                <w:b/>
                <w:noProof/>
                <w:sz w:val="24"/>
                <w:szCs w:val="24"/>
              </w:rPr>
              <w:pict>
                <v:line id="_x0000_s2265" style="position:absolute;left:0;text-align:left;z-index:251678208" from="97.75pt,5.5pt" to="97.75pt,19.9pt">
                  <v:stroke endarrow="block"/>
                </v:line>
              </w:pict>
            </w:r>
            <w:r w:rsidRPr="00CB027E">
              <w:rPr>
                <w:b/>
                <w:noProof/>
                <w:sz w:val="24"/>
                <w:szCs w:val="24"/>
              </w:rPr>
              <w:pict>
                <v:line id="_x0000_s2245" style="position:absolute;left:0;text-align:left;z-index:251657728" from="234.85pt,8.2pt" to="348.85pt,8.2pt"/>
              </w:pict>
            </w:r>
          </w:p>
          <w:p w:rsidR="00E01649" w:rsidRPr="00CB027E" w:rsidRDefault="00E01649" w:rsidP="00281E8E">
            <w:pPr>
              <w:spacing w:line="360" w:lineRule="auto"/>
              <w:jc w:val="both"/>
              <w:rPr>
                <w:b/>
                <w:sz w:val="24"/>
                <w:szCs w:val="24"/>
                <w:lang w:val="it-IT"/>
              </w:rPr>
            </w:pPr>
            <w:r w:rsidRPr="00CB027E">
              <w:rPr>
                <w:b/>
                <w:noProof/>
                <w:sz w:val="24"/>
                <w:szCs w:val="24"/>
              </w:rPr>
              <w:pict>
                <v:line id="_x0000_s2274" style="position:absolute;left:0;text-align:left;z-index:251687424" from="155.35pt,18.65pt" to="203pt,18.65pt"/>
              </w:pict>
            </w:r>
            <w:r w:rsidRPr="00CB027E">
              <w:rPr>
                <w:b/>
                <w:noProof/>
                <w:sz w:val="24"/>
                <w:szCs w:val="24"/>
              </w:rPr>
              <w:pict>
                <v:shapetype id="_x0000_t4" coordsize="21600,21600" o:spt="4" path="m10800,l,10800,10800,21600,21600,10800xe">
                  <v:stroke joinstyle="miter"/>
                  <v:path gradientshapeok="t" o:connecttype="rect" textboxrect="5400,5400,16200,16200"/>
                </v:shapetype>
                <v:shape id="_x0000_s2258" type="#_x0000_t4" style="position:absolute;left:0;text-align:left;margin-left:37.85pt;margin-top:.5pt;width:118.1pt;height:36pt;z-index:251671040">
                  <v:textbox style="mso-next-textbox:#_x0000_s2258">
                    <w:txbxContent>
                      <w:p w:rsidR="00E01649" w:rsidRPr="00EF198D" w:rsidRDefault="00E01649" w:rsidP="00E01649">
                        <w:pPr>
                          <w:jc w:val="center"/>
                          <w:rPr>
                            <w:sz w:val="22"/>
                            <w:szCs w:val="22"/>
                          </w:rPr>
                        </w:pPr>
                        <w:r w:rsidRPr="00EF198D">
                          <w:rPr>
                            <w:sz w:val="22"/>
                            <w:szCs w:val="22"/>
                          </w:rPr>
                          <w:t>Xem xét</w:t>
                        </w:r>
                      </w:p>
                    </w:txbxContent>
                  </v:textbox>
                </v:shape>
              </w:pict>
            </w:r>
          </w:p>
          <w:p w:rsidR="00E01649" w:rsidRPr="00CB027E" w:rsidRDefault="00E01649" w:rsidP="00281E8E">
            <w:pPr>
              <w:spacing w:line="360" w:lineRule="auto"/>
              <w:jc w:val="both"/>
              <w:rPr>
                <w:b/>
                <w:sz w:val="24"/>
                <w:szCs w:val="24"/>
                <w:lang w:val="it-IT"/>
              </w:rPr>
            </w:pPr>
            <w:r w:rsidRPr="00CB027E">
              <w:rPr>
                <w:b/>
                <w:noProof/>
                <w:sz w:val="24"/>
                <w:szCs w:val="24"/>
              </w:rPr>
              <w:pict>
                <v:line id="_x0000_s2276" style="position:absolute;left:0;text-align:left;z-index:251689472" from="97.5pt,16.15pt" to="97.5pt,27.55pt">
                  <v:stroke endarrow="block"/>
                </v:line>
              </w:pict>
            </w:r>
            <w:r w:rsidRPr="00CB027E">
              <w:rPr>
                <w:b/>
                <w:noProof/>
                <w:sz w:val="24"/>
                <w:szCs w:val="24"/>
              </w:rPr>
              <w:pict>
                <v:rect id="_x0000_s2271" style="position:absolute;left:0;text-align:left;margin-left:104pt;margin-top:10.95pt;width:29.65pt;height:18.8pt;z-index:251684352" filled="f" stroked="f" strokecolor="white">
                  <v:textbox style="mso-next-textbox:#_x0000_s2271">
                    <w:txbxContent>
                      <w:p w:rsidR="00E01649" w:rsidRPr="00E12BD0" w:rsidRDefault="00E01649" w:rsidP="00E01649">
                        <w:pPr>
                          <w:rPr>
                            <w:szCs w:val="16"/>
                          </w:rPr>
                        </w:pPr>
                        <w:r w:rsidRPr="00E12BD0">
                          <w:rPr>
                            <w:szCs w:val="16"/>
                          </w:rPr>
                          <w:t>Có</w:t>
                        </w:r>
                      </w:p>
                    </w:txbxContent>
                  </v:textbox>
                </v:rect>
              </w:pict>
            </w:r>
            <w:r w:rsidRPr="00CB027E">
              <w:rPr>
                <w:b/>
                <w:noProof/>
                <w:sz w:val="24"/>
                <w:szCs w:val="24"/>
              </w:rPr>
              <w:pict>
                <v:rect id="_x0000_s2266" style="position:absolute;left:0;text-align:left;margin-left:161.35pt;margin-top:-.3pt;width:41.75pt;height:18.8pt;z-index:251679232" filled="f" stroked="f" strokecolor="white">
                  <v:textbox style="mso-next-textbox:#_x0000_s2266">
                    <w:txbxContent>
                      <w:p w:rsidR="00E01649" w:rsidRPr="008E16BB" w:rsidRDefault="00E01649" w:rsidP="00E01649">
                        <w:pPr>
                          <w:rPr>
                            <w:szCs w:val="16"/>
                          </w:rPr>
                        </w:pPr>
                        <w:r w:rsidRPr="008E16BB">
                          <w:rPr>
                            <w:szCs w:val="16"/>
                          </w:rPr>
                          <w:t>Không</w:t>
                        </w:r>
                      </w:p>
                    </w:txbxContent>
                  </v:textbox>
                </v:rect>
              </w:pict>
            </w:r>
            <w:r w:rsidRPr="00CB027E">
              <w:rPr>
                <w:b/>
                <w:noProof/>
                <w:sz w:val="24"/>
                <w:szCs w:val="24"/>
              </w:rPr>
              <w:pict>
                <v:line id="_x0000_s2257" style="position:absolute;left:0;text-align:left;z-index:251670016" from="95pt,18.55pt" to="95pt,18.55pt">
                  <v:stroke endarrow="block"/>
                </v:line>
              </w:pict>
            </w:r>
            <w:r w:rsidRPr="00CB027E">
              <w:rPr>
                <w:b/>
                <w:noProof/>
                <w:sz w:val="24"/>
                <w:szCs w:val="24"/>
              </w:rPr>
              <w:pict>
                <v:line id="_x0000_s2247" style="position:absolute;left:0;text-align:left;z-index:251659776" from="235pt,17.3pt" to="349pt,17.3pt"/>
              </w:pict>
            </w:r>
          </w:p>
          <w:p w:rsidR="00E01649" w:rsidRPr="00CB027E" w:rsidRDefault="00E01649" w:rsidP="00281E8E">
            <w:pPr>
              <w:spacing w:line="360" w:lineRule="auto"/>
              <w:jc w:val="both"/>
              <w:rPr>
                <w:b/>
                <w:sz w:val="24"/>
                <w:szCs w:val="24"/>
                <w:lang w:val="it-IT"/>
              </w:rPr>
            </w:pPr>
            <w:r w:rsidRPr="00CB027E">
              <w:rPr>
                <w:b/>
                <w:noProof/>
                <w:sz w:val="24"/>
                <w:szCs w:val="24"/>
              </w:rPr>
              <w:pict>
                <v:rect id="_x0000_s2259" style="position:absolute;left:0;text-align:left;margin-left:17pt;margin-top:6.75pt;width:166.3pt;height:31.65pt;z-index:251672064">
                  <v:textbox style="mso-next-textbox:#_x0000_s2259">
                    <w:txbxContent>
                      <w:p w:rsidR="00E01649" w:rsidRDefault="00E01649" w:rsidP="00E01649">
                        <w:pPr>
                          <w:jc w:val="center"/>
                          <w:rPr>
                            <w:sz w:val="22"/>
                            <w:szCs w:val="22"/>
                          </w:rPr>
                        </w:pPr>
                        <w:r>
                          <w:rPr>
                            <w:sz w:val="22"/>
                            <w:szCs w:val="22"/>
                          </w:rPr>
                          <w:t>Phân công soạn thảo/sửa đổi</w:t>
                        </w:r>
                      </w:p>
                      <w:p w:rsidR="00E01649" w:rsidRDefault="00E01649" w:rsidP="00E01649">
                        <w:pPr>
                          <w:jc w:val="center"/>
                          <w:rPr>
                            <w:sz w:val="22"/>
                            <w:szCs w:val="22"/>
                          </w:rPr>
                        </w:pPr>
                        <w:r>
                          <w:rPr>
                            <w:sz w:val="22"/>
                            <w:szCs w:val="22"/>
                          </w:rPr>
                          <w:t>tài liệu</w:t>
                        </w:r>
                      </w:p>
                    </w:txbxContent>
                  </v:textbox>
                </v:rect>
              </w:pict>
            </w:r>
          </w:p>
          <w:p w:rsidR="00E01649" w:rsidRPr="00CB027E" w:rsidRDefault="00E01649" w:rsidP="00281E8E">
            <w:pPr>
              <w:spacing w:line="360" w:lineRule="auto"/>
              <w:jc w:val="both"/>
              <w:rPr>
                <w:b/>
                <w:sz w:val="24"/>
                <w:szCs w:val="24"/>
                <w:lang w:val="it-IT"/>
              </w:rPr>
            </w:pPr>
            <w:r w:rsidRPr="00CB027E">
              <w:rPr>
                <w:b/>
                <w:noProof/>
                <w:sz w:val="24"/>
                <w:szCs w:val="24"/>
              </w:rPr>
              <w:pict>
                <v:line id="_x0000_s2283" style="position:absolute;left:0;text-align:left;z-index:251696640" from="99.1pt,17.1pt" to="99.1pt,53.1pt">
                  <v:stroke endarrow="block"/>
                </v:line>
              </w:pict>
            </w: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r w:rsidRPr="00CB027E">
              <w:rPr>
                <w:b/>
                <w:noProof/>
                <w:sz w:val="24"/>
                <w:szCs w:val="24"/>
              </w:rPr>
              <w:pict>
                <v:rect id="_x0000_s2260" style="position:absolute;left:0;text-align:left;margin-left:34.6pt;margin-top:15.3pt;width:126.55pt;height:35.1pt;z-index:251673088">
                  <v:textbox style="mso-next-textbox:#_x0000_s2260">
                    <w:txbxContent>
                      <w:p w:rsidR="00E01649" w:rsidRDefault="00E01649" w:rsidP="00E01649">
                        <w:pPr>
                          <w:jc w:val="center"/>
                          <w:rPr>
                            <w:sz w:val="22"/>
                            <w:szCs w:val="22"/>
                          </w:rPr>
                        </w:pPr>
                        <w:r>
                          <w:rPr>
                            <w:sz w:val="22"/>
                            <w:szCs w:val="22"/>
                          </w:rPr>
                          <w:t>Hoàn chỉnh tài liệu</w:t>
                        </w:r>
                      </w:p>
                    </w:txbxContent>
                  </v:textbox>
                </v:rect>
              </w:pict>
            </w:r>
          </w:p>
          <w:p w:rsidR="00E01649" w:rsidRPr="00CB027E" w:rsidRDefault="00E01649" w:rsidP="00281E8E">
            <w:pPr>
              <w:spacing w:line="360" w:lineRule="auto"/>
              <w:jc w:val="both"/>
              <w:rPr>
                <w:b/>
                <w:sz w:val="24"/>
                <w:szCs w:val="24"/>
                <w:lang w:val="it-IT"/>
              </w:rPr>
            </w:pPr>
            <w:r w:rsidRPr="00CB027E">
              <w:rPr>
                <w:b/>
                <w:noProof/>
                <w:sz w:val="24"/>
                <w:szCs w:val="24"/>
              </w:rPr>
              <w:pict>
                <v:line id="_x0000_s2272" style="position:absolute;left:0;text-align:left;flip:x;z-index:251685376" from="161.8pt,15.8pt" to="202.15pt,15.8pt">
                  <v:stroke endarrow="block"/>
                </v:line>
              </w:pict>
            </w:r>
            <w:r w:rsidRPr="00CB027E">
              <w:rPr>
                <w:b/>
                <w:noProof/>
                <w:sz w:val="24"/>
                <w:szCs w:val="24"/>
              </w:rPr>
              <w:pict>
                <v:line id="_x0000_s2278" style="position:absolute;left:0;text-align:left;flip:x y;z-index:251691520" from="203.2pt,14.6pt" to="203.6pt,94.7pt"/>
              </w:pict>
            </w:r>
          </w:p>
          <w:p w:rsidR="00E01649" w:rsidRPr="00CB027E" w:rsidRDefault="00E01649" w:rsidP="00281E8E">
            <w:pPr>
              <w:spacing w:line="360" w:lineRule="auto"/>
              <w:jc w:val="both"/>
              <w:rPr>
                <w:b/>
                <w:sz w:val="24"/>
                <w:szCs w:val="24"/>
                <w:lang w:val="it-IT"/>
              </w:rPr>
            </w:pPr>
            <w:r w:rsidRPr="00CB027E">
              <w:rPr>
                <w:b/>
                <w:noProof/>
                <w:sz w:val="24"/>
                <w:szCs w:val="24"/>
              </w:rPr>
              <w:pict>
                <v:line id="_x0000_s2284" style="position:absolute;left:0;text-align:left;z-index:251697664" from="98.35pt,9.5pt" to="98.35pt,45.5pt">
                  <v:stroke endarrow="block"/>
                </v:line>
              </w:pict>
            </w:r>
          </w:p>
          <w:p w:rsidR="00E01649" w:rsidRPr="00CB027E" w:rsidRDefault="00E01649" w:rsidP="00281E8E">
            <w:pPr>
              <w:spacing w:line="360" w:lineRule="auto"/>
              <w:jc w:val="both"/>
              <w:rPr>
                <w:b/>
                <w:sz w:val="24"/>
                <w:szCs w:val="24"/>
                <w:lang w:val="it-IT"/>
              </w:rPr>
            </w:pPr>
            <w:r w:rsidRPr="00CB027E">
              <w:rPr>
                <w:b/>
                <w:noProof/>
                <w:sz w:val="24"/>
                <w:szCs w:val="24"/>
              </w:rPr>
              <w:pict>
                <v:rect id="_x0000_s2267" style="position:absolute;left:0;text-align:left;margin-left:156.5pt;margin-top:16.75pt;width:51.65pt;height:21pt;z-index:251680256" filled="f" stroked="f" strokecolor="white">
                  <v:textbox style="mso-next-textbox:#_x0000_s2267">
                    <w:txbxContent>
                      <w:p w:rsidR="00E01649" w:rsidRPr="00165CF8" w:rsidRDefault="00E01649" w:rsidP="00E01649">
                        <w:pPr>
                          <w:rPr>
                            <w:sz w:val="18"/>
                            <w:szCs w:val="16"/>
                          </w:rPr>
                        </w:pPr>
                        <w:r w:rsidRPr="00165CF8">
                          <w:rPr>
                            <w:sz w:val="16"/>
                            <w:szCs w:val="14"/>
                          </w:rPr>
                          <w:t>Không đạt</w:t>
                        </w:r>
                      </w:p>
                    </w:txbxContent>
                  </v:textbox>
                </v:rect>
              </w:pict>
            </w:r>
            <w:r w:rsidRPr="00CB027E">
              <w:rPr>
                <w:b/>
                <w:noProof/>
                <w:sz w:val="24"/>
                <w:szCs w:val="24"/>
              </w:rPr>
              <w:pict>
                <v:line id="_x0000_s2251" style="position:absolute;left:0;text-align:left;z-index:251663872" from="234.65pt,14.75pt" to="348.65pt,14.75pt"/>
              </w:pict>
            </w:r>
          </w:p>
          <w:p w:rsidR="00E01649" w:rsidRPr="00CB027E" w:rsidRDefault="00E01649" w:rsidP="00281E8E">
            <w:pPr>
              <w:spacing w:line="360" w:lineRule="auto"/>
              <w:jc w:val="both"/>
              <w:rPr>
                <w:b/>
                <w:sz w:val="24"/>
                <w:szCs w:val="24"/>
                <w:lang w:val="it-IT"/>
              </w:rPr>
            </w:pPr>
            <w:r w:rsidRPr="00CB027E">
              <w:rPr>
                <w:b/>
                <w:noProof/>
                <w:sz w:val="24"/>
                <w:szCs w:val="24"/>
              </w:rPr>
              <w:pict>
                <v:shape id="_x0000_s2261" type="#_x0000_t4" style="position:absolute;left:0;text-align:left;margin-left:24.1pt;margin-top:3pt;width:147.6pt;height:57.5pt;z-index:251674112">
                  <v:textbox style="mso-next-textbox:#_x0000_s2261">
                    <w:txbxContent>
                      <w:p w:rsidR="00E01649" w:rsidRDefault="00E01649" w:rsidP="00E01649">
                        <w:pPr>
                          <w:jc w:val="center"/>
                          <w:rPr>
                            <w:sz w:val="22"/>
                            <w:szCs w:val="22"/>
                          </w:rPr>
                        </w:pPr>
                        <w:r>
                          <w:rPr>
                            <w:sz w:val="22"/>
                            <w:szCs w:val="22"/>
                          </w:rPr>
                          <w:t>Xem xét</w:t>
                        </w:r>
                      </w:p>
                      <w:p w:rsidR="00E01649" w:rsidRDefault="00E01649" w:rsidP="00E01649">
                        <w:pPr>
                          <w:jc w:val="center"/>
                          <w:rPr>
                            <w:sz w:val="22"/>
                            <w:szCs w:val="22"/>
                          </w:rPr>
                        </w:pPr>
                        <w:r>
                          <w:rPr>
                            <w:sz w:val="22"/>
                            <w:szCs w:val="22"/>
                          </w:rPr>
                          <w:t>Phê duyệt</w:t>
                        </w:r>
                      </w:p>
                    </w:txbxContent>
                  </v:textbox>
                </v:shape>
              </w:pict>
            </w:r>
          </w:p>
          <w:p w:rsidR="00E01649" w:rsidRPr="00CB027E" w:rsidRDefault="00E01649" w:rsidP="00281E8E">
            <w:pPr>
              <w:spacing w:line="360" w:lineRule="auto"/>
              <w:jc w:val="both"/>
              <w:rPr>
                <w:b/>
                <w:sz w:val="24"/>
                <w:szCs w:val="24"/>
                <w:lang w:val="it-IT"/>
              </w:rPr>
            </w:pPr>
            <w:r w:rsidRPr="00CB027E">
              <w:rPr>
                <w:b/>
                <w:noProof/>
                <w:sz w:val="24"/>
                <w:szCs w:val="24"/>
              </w:rPr>
              <w:pict>
                <v:line id="_x0000_s2277" style="position:absolute;left:0;text-align:left;z-index:251690496" from="172.75pt,11.45pt" to="202.75pt,11.45pt"/>
              </w:pict>
            </w:r>
          </w:p>
          <w:p w:rsidR="00E01649" w:rsidRPr="00CB027E" w:rsidRDefault="00E01649" w:rsidP="00281E8E">
            <w:pPr>
              <w:spacing w:line="360" w:lineRule="auto"/>
              <w:jc w:val="both"/>
              <w:rPr>
                <w:b/>
                <w:sz w:val="24"/>
                <w:szCs w:val="24"/>
                <w:lang w:val="it-IT"/>
              </w:rPr>
            </w:pPr>
            <w:r w:rsidRPr="00CB027E">
              <w:rPr>
                <w:b/>
                <w:noProof/>
                <w:sz w:val="24"/>
                <w:szCs w:val="24"/>
              </w:rPr>
              <w:pict>
                <v:line id="_x0000_s2279" style="position:absolute;left:0;text-align:left;z-index:251692544" from="98.7pt,18.85pt" to="98.7pt,36.2pt">
                  <v:stroke endarrow="block"/>
                </v:line>
              </w:pict>
            </w:r>
            <w:r w:rsidRPr="00CB027E">
              <w:rPr>
                <w:b/>
                <w:noProof/>
                <w:sz w:val="24"/>
                <w:szCs w:val="24"/>
              </w:rPr>
              <w:pict>
                <v:rect id="_x0000_s2273" style="position:absolute;left:0;text-align:left;margin-left:111.85pt;margin-top:16.45pt;width:29.65pt;height:18.8pt;z-index:251686400" filled="f" stroked="f" strokecolor="white">
                  <v:textbox style="mso-next-textbox:#_x0000_s2273">
                    <w:txbxContent>
                      <w:p w:rsidR="00E01649" w:rsidRPr="00165CF8" w:rsidRDefault="00E01649" w:rsidP="00E01649">
                        <w:pPr>
                          <w:rPr>
                            <w:sz w:val="18"/>
                            <w:szCs w:val="16"/>
                          </w:rPr>
                        </w:pPr>
                        <w:r w:rsidRPr="00165CF8">
                          <w:rPr>
                            <w:sz w:val="18"/>
                            <w:szCs w:val="16"/>
                          </w:rPr>
                          <w:t>Đạt</w:t>
                        </w:r>
                      </w:p>
                    </w:txbxContent>
                  </v:textbox>
                </v:rect>
              </w:pict>
            </w:r>
          </w:p>
          <w:p w:rsidR="00E01649" w:rsidRPr="00CB027E" w:rsidRDefault="00E01649" w:rsidP="00281E8E">
            <w:pPr>
              <w:spacing w:line="360" w:lineRule="auto"/>
              <w:jc w:val="both"/>
              <w:rPr>
                <w:b/>
                <w:sz w:val="24"/>
                <w:szCs w:val="24"/>
                <w:lang w:val="it-IT"/>
              </w:rPr>
            </w:pPr>
            <w:r w:rsidRPr="00CB027E">
              <w:rPr>
                <w:b/>
                <w:noProof/>
                <w:sz w:val="24"/>
                <w:szCs w:val="24"/>
              </w:rPr>
              <w:pict>
                <v:rect id="_x0000_s2262" style="position:absolute;left:0;text-align:left;margin-left:35.35pt;margin-top:14.6pt;width:125.5pt;height:36pt;z-index:251675136">
                  <v:textbox style="mso-next-textbox:#_x0000_s2262">
                    <w:txbxContent>
                      <w:p w:rsidR="00E01649" w:rsidRDefault="00E01649" w:rsidP="00E01649">
                        <w:pPr>
                          <w:jc w:val="center"/>
                          <w:rPr>
                            <w:sz w:val="22"/>
                            <w:szCs w:val="22"/>
                          </w:rPr>
                        </w:pPr>
                        <w:r>
                          <w:rPr>
                            <w:sz w:val="22"/>
                            <w:szCs w:val="22"/>
                          </w:rPr>
                          <w:t>Nhân bản, đóng dấu</w:t>
                        </w:r>
                      </w:p>
                      <w:p w:rsidR="00E01649" w:rsidRDefault="00E01649" w:rsidP="00E01649">
                        <w:pPr>
                          <w:jc w:val="center"/>
                        </w:pPr>
                        <w:r>
                          <w:rPr>
                            <w:sz w:val="22"/>
                            <w:szCs w:val="22"/>
                          </w:rPr>
                          <w:t>kiểm soát</w:t>
                        </w:r>
                      </w:p>
                      <w:p w:rsidR="00E01649" w:rsidRPr="00A03E65" w:rsidRDefault="00E01649" w:rsidP="00E01649">
                        <w:pPr>
                          <w:jc w:val="center"/>
                          <w:rPr>
                            <w:lang w:val="it-IT"/>
                          </w:rPr>
                        </w:pPr>
                      </w:p>
                    </w:txbxContent>
                  </v:textbox>
                </v:rect>
              </w:pict>
            </w: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r w:rsidRPr="00CB027E">
              <w:rPr>
                <w:b/>
                <w:noProof/>
                <w:sz w:val="24"/>
                <w:szCs w:val="24"/>
              </w:rPr>
              <w:pict>
                <v:line id="_x0000_s2280" style="position:absolute;left:0;text-align:left;z-index:251693568" from="99.5pt,10.4pt" to="99.5pt,23.4pt">
                  <v:stroke endarrow="block"/>
                </v:line>
              </w:pict>
            </w:r>
          </w:p>
          <w:p w:rsidR="00E01649" w:rsidRPr="00CB027E" w:rsidRDefault="00E01649" w:rsidP="00281E8E">
            <w:pPr>
              <w:spacing w:line="360" w:lineRule="auto"/>
              <w:jc w:val="both"/>
              <w:rPr>
                <w:b/>
                <w:sz w:val="24"/>
                <w:szCs w:val="24"/>
                <w:lang w:val="it-IT"/>
              </w:rPr>
            </w:pPr>
            <w:r w:rsidRPr="00CB027E">
              <w:rPr>
                <w:b/>
                <w:noProof/>
                <w:sz w:val="24"/>
                <w:szCs w:val="24"/>
              </w:rPr>
              <w:pict>
                <v:rect id="_x0000_s2263" style="position:absolute;left:0;text-align:left;margin-left:35.35pt;margin-top:3.9pt;width:125.5pt;height:35.05pt;z-index:251676160">
                  <v:textbox style="mso-next-textbox:#_x0000_s2263">
                    <w:txbxContent>
                      <w:p w:rsidR="00E01649" w:rsidRDefault="00E01649" w:rsidP="00E01649">
                        <w:pPr>
                          <w:jc w:val="center"/>
                          <w:rPr>
                            <w:sz w:val="22"/>
                            <w:szCs w:val="22"/>
                          </w:rPr>
                        </w:pPr>
                        <w:r>
                          <w:rPr>
                            <w:sz w:val="22"/>
                            <w:szCs w:val="22"/>
                          </w:rPr>
                          <w:t>Phân phối và thu hồi</w:t>
                        </w:r>
                      </w:p>
                      <w:p w:rsidR="00E01649" w:rsidRDefault="00E01649" w:rsidP="00E01649">
                        <w:pPr>
                          <w:jc w:val="center"/>
                        </w:pPr>
                        <w:r>
                          <w:rPr>
                            <w:sz w:val="22"/>
                            <w:szCs w:val="22"/>
                          </w:rPr>
                          <w:t xml:space="preserve">tài liệu lỗi thời </w:t>
                        </w:r>
                      </w:p>
                    </w:txbxContent>
                  </v:textbox>
                </v:rect>
              </w:pict>
            </w:r>
          </w:p>
          <w:p w:rsidR="00E01649" w:rsidRPr="00CB027E" w:rsidRDefault="00E01649" w:rsidP="00281E8E">
            <w:pPr>
              <w:spacing w:line="360" w:lineRule="auto"/>
              <w:jc w:val="both"/>
              <w:rPr>
                <w:b/>
                <w:sz w:val="24"/>
                <w:szCs w:val="24"/>
                <w:lang w:val="it-IT"/>
              </w:rPr>
            </w:pPr>
            <w:r w:rsidRPr="00CB027E">
              <w:rPr>
                <w:b/>
                <w:noProof/>
                <w:sz w:val="24"/>
                <w:szCs w:val="24"/>
              </w:rPr>
              <w:pict>
                <v:line id="_x0000_s2281" style="position:absolute;left:0;text-align:left;z-index:251694592" from="99.7pt,18.2pt" to="99.7pt,36.2pt">
                  <v:stroke endarrow="block"/>
                </v:line>
              </w:pict>
            </w:r>
          </w:p>
          <w:p w:rsidR="00E01649" w:rsidRPr="00CB027E" w:rsidRDefault="00E01649" w:rsidP="00281E8E">
            <w:pPr>
              <w:spacing w:line="360" w:lineRule="auto"/>
              <w:jc w:val="both"/>
              <w:rPr>
                <w:b/>
                <w:sz w:val="24"/>
                <w:szCs w:val="24"/>
                <w:lang w:val="it-IT"/>
              </w:rPr>
            </w:pPr>
            <w:r w:rsidRPr="00CB027E">
              <w:rPr>
                <w:b/>
                <w:noProof/>
                <w:sz w:val="24"/>
                <w:szCs w:val="24"/>
              </w:rPr>
              <w:pict>
                <v:rect id="_x0000_s2264" style="position:absolute;left:0;text-align:left;margin-left:35.35pt;margin-top:16.45pt;width:125.5pt;height:36pt;z-index:251677184">
                  <v:textbox style="mso-next-textbox:#_x0000_s2264">
                    <w:txbxContent>
                      <w:p w:rsidR="00E01649" w:rsidRPr="006B4301" w:rsidRDefault="00E01649" w:rsidP="00E01649">
                        <w:pPr>
                          <w:jc w:val="center"/>
                          <w:rPr>
                            <w:sz w:val="22"/>
                            <w:szCs w:val="22"/>
                          </w:rPr>
                        </w:pPr>
                        <w:r w:rsidRPr="006B4301">
                          <w:rPr>
                            <w:sz w:val="22"/>
                            <w:szCs w:val="22"/>
                          </w:rPr>
                          <w:t xml:space="preserve">Cập nhật vào </w:t>
                        </w:r>
                      </w:p>
                      <w:p w:rsidR="00E01649" w:rsidRPr="00A03E65" w:rsidRDefault="00E01649" w:rsidP="00E01649">
                        <w:pPr>
                          <w:jc w:val="center"/>
                          <w:rPr>
                            <w:lang w:val="it-IT"/>
                          </w:rPr>
                        </w:pPr>
                        <w:r w:rsidRPr="00A03E65">
                          <w:rPr>
                            <w:sz w:val="22"/>
                            <w:szCs w:val="22"/>
                            <w:lang w:val="it-IT"/>
                          </w:rPr>
                          <w:t>Danh mục tài liệu</w:t>
                        </w:r>
                      </w:p>
                      <w:p w:rsidR="00E01649" w:rsidRDefault="00E01649" w:rsidP="00E01649">
                        <w:pPr>
                          <w:jc w:val="center"/>
                          <w:rPr>
                            <w:sz w:val="22"/>
                            <w:szCs w:val="22"/>
                          </w:rPr>
                        </w:pPr>
                      </w:p>
                    </w:txbxContent>
                  </v:textbox>
                </v:rect>
              </w:pict>
            </w: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r w:rsidRPr="00CB027E">
              <w:rPr>
                <w:b/>
                <w:noProof/>
                <w:sz w:val="24"/>
                <w:szCs w:val="24"/>
              </w:rPr>
              <w:pict>
                <v:line id="_x0000_s2282" style="position:absolute;left:0;text-align:left;z-index:251695616" from="100pt,10.9pt" to="100pt,28.9pt">
                  <v:stroke endarrow="block"/>
                </v:line>
              </w:pict>
            </w:r>
            <w:r w:rsidRPr="00CB027E">
              <w:rPr>
                <w:b/>
                <w:noProof/>
                <w:sz w:val="24"/>
                <w:szCs w:val="24"/>
              </w:rPr>
              <w:pict>
                <v:line id="_x0000_s2253" style="position:absolute;left:0;text-align:left;z-index:251665920" from="234.85pt,18.35pt" to="348.85pt,18.35pt"/>
              </w:pict>
            </w:r>
          </w:p>
          <w:p w:rsidR="00E01649" w:rsidRPr="00CB027E" w:rsidRDefault="00E01649" w:rsidP="00281E8E">
            <w:pPr>
              <w:spacing w:line="360" w:lineRule="auto"/>
              <w:jc w:val="both"/>
              <w:rPr>
                <w:b/>
                <w:sz w:val="24"/>
                <w:szCs w:val="24"/>
                <w:lang w:val="it-IT"/>
              </w:rPr>
            </w:pPr>
            <w:r w:rsidRPr="00CB027E">
              <w:rPr>
                <w:b/>
                <w:noProof/>
                <w:sz w:val="24"/>
                <w:szCs w:val="24"/>
              </w:rPr>
              <w:pict>
                <v:oval id="_x0000_s2270" style="position:absolute;left:0;text-align:left;margin-left:32.75pt;margin-top:8.2pt;width:135pt;height:27.25pt;z-index:251683328">
                  <v:textbox style="mso-next-textbox:#_x0000_s2270">
                    <w:txbxContent>
                      <w:p w:rsidR="00E01649" w:rsidRDefault="00E01649" w:rsidP="00E01649">
                        <w:pPr>
                          <w:jc w:val="center"/>
                          <w:rPr>
                            <w:sz w:val="22"/>
                            <w:szCs w:val="22"/>
                          </w:rPr>
                        </w:pPr>
                        <w:r>
                          <w:rPr>
                            <w:sz w:val="22"/>
                            <w:szCs w:val="22"/>
                          </w:rPr>
                          <w:t>Lưu hồ sơ</w:t>
                        </w:r>
                      </w:p>
                      <w:p w:rsidR="00E01649" w:rsidRPr="00F77170" w:rsidRDefault="00E01649" w:rsidP="00E01649"/>
                    </w:txbxContent>
                  </v:textbox>
                </v:oval>
              </w:pict>
            </w: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p>
        </w:tc>
        <w:tc>
          <w:tcPr>
            <w:tcW w:w="2268" w:type="dxa"/>
            <w:tcBorders>
              <w:top w:val="single" w:sz="4" w:space="0" w:color="auto"/>
              <w:left w:val="single" w:sz="4" w:space="0" w:color="auto"/>
              <w:bottom w:val="single" w:sz="4" w:space="0" w:color="auto"/>
              <w:right w:val="single" w:sz="4" w:space="0" w:color="auto"/>
            </w:tcBorders>
          </w:tcPr>
          <w:p w:rsidR="00E01649" w:rsidRPr="00CB027E" w:rsidRDefault="00E01649" w:rsidP="00281E8E">
            <w:pPr>
              <w:spacing w:line="360" w:lineRule="auto"/>
              <w:jc w:val="both"/>
              <w:rPr>
                <w:b/>
                <w:sz w:val="24"/>
                <w:szCs w:val="24"/>
                <w:lang w:val="es-ES_tradnl"/>
              </w:rPr>
            </w:pPr>
            <w:r w:rsidRPr="00CB027E">
              <w:rPr>
                <w:b/>
                <w:sz w:val="24"/>
                <w:szCs w:val="24"/>
                <w:lang w:val="es-ES_tradnl"/>
              </w:rPr>
              <w:t>Trong cuộc họp</w:t>
            </w:r>
          </w:p>
          <w:p w:rsidR="00E01649" w:rsidRPr="00CB027E" w:rsidRDefault="00E01649" w:rsidP="00281E8E">
            <w:pPr>
              <w:spacing w:line="360" w:lineRule="auto"/>
              <w:jc w:val="both"/>
              <w:rPr>
                <w:b/>
                <w:sz w:val="24"/>
                <w:szCs w:val="24"/>
                <w:lang w:val="es-ES_tradnl"/>
              </w:rPr>
            </w:pPr>
          </w:p>
          <w:p w:rsidR="00E01649" w:rsidRPr="00CB027E" w:rsidRDefault="00E01649" w:rsidP="00281E8E">
            <w:pPr>
              <w:spacing w:line="360" w:lineRule="auto"/>
              <w:jc w:val="both"/>
              <w:rPr>
                <w:b/>
                <w:sz w:val="24"/>
                <w:szCs w:val="24"/>
                <w:lang w:val="es-ES_tradnl"/>
              </w:rPr>
            </w:pPr>
          </w:p>
          <w:p w:rsidR="00E01649" w:rsidRPr="00CB027E" w:rsidRDefault="00E01649" w:rsidP="00281E8E">
            <w:pPr>
              <w:spacing w:line="360" w:lineRule="auto"/>
              <w:jc w:val="both"/>
              <w:rPr>
                <w:b/>
                <w:sz w:val="24"/>
                <w:szCs w:val="24"/>
                <w:lang w:val="es-ES_tradnl"/>
              </w:rPr>
            </w:pPr>
            <w:r w:rsidRPr="00CB027E">
              <w:rPr>
                <w:b/>
                <w:sz w:val="24"/>
                <w:szCs w:val="24"/>
                <w:lang w:val="es-ES_tradnl"/>
              </w:rPr>
              <w:t>Trong cuộc họp</w:t>
            </w: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r w:rsidRPr="00CB027E">
              <w:rPr>
                <w:b/>
                <w:sz w:val="24"/>
                <w:szCs w:val="24"/>
                <w:lang w:val="it-IT"/>
              </w:rPr>
              <w:t>Trong cuộc họp</w:t>
            </w: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r w:rsidRPr="00CB027E">
              <w:rPr>
                <w:b/>
                <w:noProof/>
                <w:sz w:val="24"/>
                <w:szCs w:val="24"/>
              </w:rPr>
              <w:pict>
                <v:line id="_x0000_s2249" style="position:absolute;left:0;text-align:left;z-index:251661824" from="-5.4pt,-14.7pt" to="108.6pt,-14.7pt"/>
              </w:pict>
            </w:r>
            <w:r w:rsidRPr="00CB027E">
              <w:rPr>
                <w:b/>
                <w:sz w:val="24"/>
                <w:szCs w:val="24"/>
                <w:lang w:val="it-IT"/>
              </w:rPr>
              <w:t>Tài liệu hoàn chỉnh</w:t>
            </w: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r w:rsidRPr="00CB027E">
              <w:rPr>
                <w:b/>
                <w:sz w:val="24"/>
                <w:szCs w:val="24"/>
                <w:lang w:val="it-IT"/>
              </w:rPr>
              <w:t>Tài liệu đã hoàn chỉnh</w:t>
            </w:r>
          </w:p>
          <w:p w:rsidR="00E01649" w:rsidRPr="00CB027E" w:rsidRDefault="00E01649" w:rsidP="00281E8E">
            <w:pPr>
              <w:spacing w:line="360" w:lineRule="auto"/>
              <w:jc w:val="both"/>
              <w:rPr>
                <w:b/>
                <w:sz w:val="24"/>
                <w:szCs w:val="24"/>
                <w:lang w:val="it-IT"/>
              </w:rPr>
            </w:pPr>
            <w:r w:rsidRPr="00CB027E">
              <w:rPr>
                <w:b/>
                <w:noProof/>
                <w:sz w:val="24"/>
                <w:szCs w:val="24"/>
              </w:rPr>
              <w:pict>
                <v:line id="_x0000_s2256" style="position:absolute;left:0;text-align:left;z-index:251668992" from="-4.85pt,7.05pt" to="109.15pt,7.05pt"/>
              </w:pict>
            </w:r>
          </w:p>
          <w:p w:rsidR="00E01649" w:rsidRPr="00CB027E" w:rsidRDefault="00E01649" w:rsidP="00281E8E">
            <w:pPr>
              <w:spacing w:line="360" w:lineRule="auto"/>
              <w:jc w:val="both"/>
              <w:rPr>
                <w:b/>
                <w:sz w:val="24"/>
                <w:szCs w:val="24"/>
                <w:lang w:val="it-IT"/>
              </w:rPr>
            </w:pPr>
            <w:r w:rsidRPr="00CB027E">
              <w:rPr>
                <w:b/>
                <w:sz w:val="24"/>
                <w:szCs w:val="24"/>
                <w:lang w:val="it-IT"/>
              </w:rPr>
              <w:t>Tài liệu đã hoàn chỉnh</w:t>
            </w:r>
          </w:p>
          <w:p w:rsidR="00E01649" w:rsidRPr="00CB027E" w:rsidRDefault="00E01649" w:rsidP="00281E8E">
            <w:pPr>
              <w:spacing w:line="360" w:lineRule="auto"/>
              <w:jc w:val="both"/>
              <w:rPr>
                <w:b/>
                <w:sz w:val="24"/>
                <w:szCs w:val="24"/>
                <w:lang w:val="de-DE"/>
              </w:rPr>
            </w:pPr>
            <w:r w:rsidRPr="00CB027E">
              <w:rPr>
                <w:b/>
                <w:sz w:val="24"/>
                <w:szCs w:val="24"/>
                <w:lang w:val="de-DE"/>
              </w:rPr>
              <w:t>Dấu kiểm soát</w:t>
            </w:r>
          </w:p>
          <w:p w:rsidR="00E01649" w:rsidRPr="00CB027E" w:rsidRDefault="00E01649" w:rsidP="00281E8E">
            <w:pPr>
              <w:spacing w:line="360" w:lineRule="auto"/>
              <w:jc w:val="both"/>
              <w:rPr>
                <w:b/>
                <w:sz w:val="24"/>
                <w:szCs w:val="24"/>
                <w:lang w:val="de-DE"/>
              </w:rPr>
            </w:pPr>
            <w:r w:rsidRPr="00CB027E">
              <w:rPr>
                <w:b/>
                <w:sz w:val="24"/>
                <w:szCs w:val="24"/>
                <w:lang w:val="de-DE"/>
              </w:rPr>
              <w:t>Phiếu phân phối tài liệu</w:t>
            </w:r>
          </w:p>
          <w:p w:rsidR="00E01649" w:rsidRPr="00CB027E" w:rsidRDefault="00E01649" w:rsidP="00281E8E">
            <w:pPr>
              <w:spacing w:line="360" w:lineRule="auto"/>
              <w:jc w:val="both"/>
              <w:rPr>
                <w:b/>
                <w:sz w:val="24"/>
                <w:szCs w:val="24"/>
                <w:lang w:val="de-DE"/>
              </w:rPr>
            </w:pPr>
            <w:r w:rsidRPr="00CB027E">
              <w:rPr>
                <w:b/>
                <w:sz w:val="24"/>
                <w:szCs w:val="24"/>
                <w:lang w:val="de-DE"/>
              </w:rPr>
              <w:t>Danh mục tài liệu</w:t>
            </w:r>
          </w:p>
          <w:p w:rsidR="00E01649" w:rsidRPr="00CB027E" w:rsidRDefault="00E01649" w:rsidP="00281E8E">
            <w:pPr>
              <w:spacing w:line="360" w:lineRule="auto"/>
              <w:jc w:val="both"/>
              <w:rPr>
                <w:b/>
                <w:sz w:val="24"/>
                <w:szCs w:val="24"/>
                <w:lang w:val="de-DE"/>
              </w:rPr>
            </w:pPr>
          </w:p>
          <w:p w:rsidR="00E01649" w:rsidRPr="00CB027E" w:rsidRDefault="00E01649" w:rsidP="00281E8E">
            <w:pPr>
              <w:spacing w:line="360" w:lineRule="auto"/>
              <w:jc w:val="both"/>
              <w:rPr>
                <w:b/>
                <w:sz w:val="24"/>
                <w:szCs w:val="24"/>
                <w:lang w:val="de-DE"/>
              </w:rPr>
            </w:pPr>
          </w:p>
          <w:p w:rsidR="00E01649" w:rsidRPr="00CB027E" w:rsidRDefault="00E01649" w:rsidP="00281E8E">
            <w:pPr>
              <w:spacing w:line="360" w:lineRule="auto"/>
              <w:jc w:val="both"/>
              <w:rPr>
                <w:b/>
                <w:sz w:val="24"/>
                <w:szCs w:val="24"/>
                <w:lang w:val="de-DE"/>
              </w:rPr>
            </w:pPr>
          </w:p>
          <w:p w:rsidR="00E01649" w:rsidRPr="00CB027E" w:rsidRDefault="00E01649" w:rsidP="00281E8E">
            <w:pPr>
              <w:spacing w:line="360" w:lineRule="auto"/>
              <w:jc w:val="both"/>
              <w:rPr>
                <w:b/>
                <w:sz w:val="24"/>
                <w:szCs w:val="24"/>
                <w:lang w:val="de-DE"/>
              </w:rPr>
            </w:pPr>
            <w:r w:rsidRPr="00CB027E">
              <w:rPr>
                <w:b/>
                <w:sz w:val="24"/>
                <w:szCs w:val="24"/>
                <w:lang w:val="de-DE"/>
              </w:rPr>
              <w:t>Các hồ sơ trên</w:t>
            </w:r>
          </w:p>
        </w:tc>
      </w:tr>
    </w:tbl>
    <w:p w:rsidR="007D2970" w:rsidRPr="00C718C6" w:rsidRDefault="00E01649" w:rsidP="007D2970">
      <w:pPr>
        <w:spacing w:line="360" w:lineRule="auto"/>
        <w:jc w:val="both"/>
        <w:rPr>
          <w:b/>
          <w:bCs/>
          <w:i/>
          <w:color w:val="1F497D"/>
          <w:sz w:val="24"/>
          <w:szCs w:val="24"/>
        </w:rPr>
      </w:pPr>
      <w:r w:rsidRPr="00E01649">
        <w:rPr>
          <w:b/>
          <w:bCs/>
          <w:i/>
          <w:color w:val="1F497D"/>
          <w:sz w:val="24"/>
          <w:szCs w:val="24"/>
          <w:lang w:val="de-DE"/>
        </w:rPr>
        <w:br w:type="page"/>
      </w:r>
      <w:r w:rsidR="007D2970" w:rsidRPr="00C718C6">
        <w:rPr>
          <w:b/>
          <w:bCs/>
          <w:i/>
          <w:color w:val="1F497D"/>
          <w:sz w:val="24"/>
          <w:szCs w:val="24"/>
        </w:rPr>
        <w:t>5.1.1</w:t>
      </w:r>
      <w:r w:rsidR="00F670F3" w:rsidRPr="00C718C6">
        <w:rPr>
          <w:b/>
          <w:bCs/>
          <w:i/>
          <w:color w:val="1F497D"/>
          <w:sz w:val="24"/>
          <w:szCs w:val="24"/>
        </w:rPr>
        <w:t>.</w:t>
      </w:r>
      <w:r w:rsidR="007D2970" w:rsidRPr="00C718C6">
        <w:rPr>
          <w:b/>
          <w:bCs/>
          <w:i/>
          <w:color w:val="1F497D"/>
          <w:sz w:val="24"/>
          <w:szCs w:val="24"/>
        </w:rPr>
        <w:t xml:space="preserve"> </w:t>
      </w:r>
      <w:bookmarkStart w:id="1" w:name="luudokstl"/>
      <w:r w:rsidR="00D97E29" w:rsidRPr="00C718C6">
        <w:rPr>
          <w:b/>
          <w:bCs/>
          <w:i/>
          <w:color w:val="1F497D"/>
          <w:sz w:val="24"/>
          <w:szCs w:val="24"/>
        </w:rPr>
        <w:t>Flow chart for internal document</w:t>
      </w:r>
      <w:bookmarkEnd w:id="1"/>
      <w:r w:rsidR="00D97E29" w:rsidRPr="00C718C6">
        <w:rPr>
          <w:b/>
          <w:bCs/>
          <w:i/>
          <w:color w:val="1F497D"/>
          <w:sz w:val="24"/>
          <w:szCs w:val="24"/>
        </w:rPr>
        <w:t xml:space="preserve"> control</w:t>
      </w: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4"/>
        <w:gridCol w:w="4819"/>
        <w:gridCol w:w="2268"/>
      </w:tblGrid>
      <w:tr w:rsidR="007D2970" w:rsidRPr="00C718C6">
        <w:tblPrEx>
          <w:tblCellMar>
            <w:top w:w="0" w:type="dxa"/>
            <w:bottom w:w="0" w:type="dxa"/>
          </w:tblCellMar>
        </w:tblPrEx>
        <w:tc>
          <w:tcPr>
            <w:tcW w:w="2694" w:type="dxa"/>
            <w:tcBorders>
              <w:top w:val="single" w:sz="4" w:space="0" w:color="auto"/>
              <w:left w:val="single" w:sz="4" w:space="0" w:color="auto"/>
              <w:bottom w:val="single" w:sz="4" w:space="0" w:color="auto"/>
              <w:right w:val="single" w:sz="4" w:space="0" w:color="auto"/>
            </w:tcBorders>
            <w:vAlign w:val="center"/>
          </w:tcPr>
          <w:p w:rsidR="007D2970" w:rsidRPr="00C718C6" w:rsidRDefault="007D2970" w:rsidP="00636E4C">
            <w:pPr>
              <w:spacing w:before="120" w:after="120"/>
              <w:jc w:val="center"/>
              <w:rPr>
                <w:b/>
                <w:bCs/>
                <w:color w:val="1F497D"/>
                <w:sz w:val="24"/>
                <w:szCs w:val="24"/>
              </w:rPr>
            </w:pPr>
            <w:r w:rsidRPr="00C718C6">
              <w:rPr>
                <w:b/>
                <w:bCs/>
                <w:color w:val="1F497D"/>
                <w:sz w:val="24"/>
                <w:szCs w:val="24"/>
              </w:rPr>
              <w:br w:type="page"/>
            </w:r>
            <w:r w:rsidRPr="00C718C6">
              <w:rPr>
                <w:b/>
                <w:bCs/>
                <w:color w:val="1F497D"/>
                <w:sz w:val="24"/>
                <w:szCs w:val="24"/>
              </w:rPr>
              <w:br w:type="page"/>
            </w:r>
            <w:r w:rsidRPr="00C718C6">
              <w:rPr>
                <w:b/>
                <w:bCs/>
                <w:color w:val="1F497D"/>
                <w:sz w:val="24"/>
                <w:szCs w:val="24"/>
              </w:rPr>
              <w:br w:type="page"/>
            </w:r>
            <w:r w:rsidR="00636E4C" w:rsidRPr="00C718C6">
              <w:rPr>
                <w:b/>
                <w:bCs/>
                <w:color w:val="1F497D"/>
                <w:sz w:val="24"/>
                <w:szCs w:val="24"/>
              </w:rPr>
              <w:t>Responsibility</w:t>
            </w:r>
          </w:p>
        </w:tc>
        <w:tc>
          <w:tcPr>
            <w:tcW w:w="4819" w:type="dxa"/>
            <w:tcBorders>
              <w:top w:val="single" w:sz="4" w:space="0" w:color="auto"/>
              <w:left w:val="single" w:sz="4" w:space="0" w:color="auto"/>
              <w:bottom w:val="single" w:sz="4" w:space="0" w:color="auto"/>
              <w:right w:val="single" w:sz="4" w:space="0" w:color="auto"/>
            </w:tcBorders>
            <w:vAlign w:val="center"/>
          </w:tcPr>
          <w:p w:rsidR="007D2970" w:rsidRPr="00C718C6" w:rsidRDefault="00636E4C" w:rsidP="007D2970">
            <w:pPr>
              <w:spacing w:before="120" w:after="120"/>
              <w:jc w:val="center"/>
              <w:rPr>
                <w:b/>
                <w:bCs/>
                <w:color w:val="1F497D"/>
                <w:sz w:val="24"/>
                <w:szCs w:val="24"/>
              </w:rPr>
            </w:pPr>
            <w:r w:rsidRPr="00C718C6">
              <w:rPr>
                <w:b/>
                <w:bCs/>
                <w:color w:val="1F497D"/>
                <w:sz w:val="24"/>
                <w:szCs w:val="24"/>
              </w:rPr>
              <w:t>Activity</w:t>
            </w:r>
          </w:p>
        </w:tc>
        <w:tc>
          <w:tcPr>
            <w:tcW w:w="2268" w:type="dxa"/>
            <w:tcBorders>
              <w:top w:val="single" w:sz="4" w:space="0" w:color="auto"/>
              <w:left w:val="single" w:sz="4" w:space="0" w:color="auto"/>
              <w:bottom w:val="single" w:sz="4" w:space="0" w:color="auto"/>
              <w:right w:val="single" w:sz="4" w:space="0" w:color="auto"/>
            </w:tcBorders>
            <w:vAlign w:val="center"/>
          </w:tcPr>
          <w:p w:rsidR="007D2970" w:rsidRPr="00C718C6" w:rsidRDefault="00636E4C" w:rsidP="007D2970">
            <w:pPr>
              <w:keepNext/>
              <w:spacing w:before="120" w:after="120"/>
              <w:jc w:val="center"/>
              <w:outlineLvl w:val="0"/>
              <w:rPr>
                <w:b/>
                <w:bCs/>
                <w:color w:val="1F497D"/>
                <w:sz w:val="24"/>
                <w:szCs w:val="24"/>
              </w:rPr>
            </w:pPr>
            <w:r w:rsidRPr="00C718C6">
              <w:rPr>
                <w:b/>
                <w:bCs/>
                <w:color w:val="1F497D"/>
                <w:sz w:val="24"/>
                <w:szCs w:val="24"/>
              </w:rPr>
              <w:t>Related documents</w:t>
            </w:r>
          </w:p>
        </w:tc>
      </w:tr>
      <w:tr w:rsidR="007D2970" w:rsidRPr="00C718C6">
        <w:tblPrEx>
          <w:tblCellMar>
            <w:top w:w="0" w:type="dxa"/>
            <w:bottom w:w="0" w:type="dxa"/>
          </w:tblCellMar>
        </w:tblPrEx>
        <w:trPr>
          <w:trHeight w:val="10881"/>
        </w:trPr>
        <w:tc>
          <w:tcPr>
            <w:tcW w:w="2694" w:type="dxa"/>
            <w:tcBorders>
              <w:top w:val="single" w:sz="4" w:space="0" w:color="auto"/>
              <w:left w:val="single" w:sz="4" w:space="0" w:color="auto"/>
              <w:bottom w:val="single" w:sz="4" w:space="0" w:color="auto"/>
              <w:right w:val="single" w:sz="4" w:space="0" w:color="auto"/>
            </w:tcBorders>
          </w:tcPr>
          <w:p w:rsidR="007D2970" w:rsidRPr="00C718C6" w:rsidRDefault="00636E4C" w:rsidP="007D2970">
            <w:pPr>
              <w:spacing w:line="360" w:lineRule="auto"/>
              <w:jc w:val="both"/>
              <w:rPr>
                <w:b/>
                <w:color w:val="1F497D"/>
                <w:sz w:val="24"/>
                <w:szCs w:val="24"/>
              </w:rPr>
            </w:pPr>
            <w:r w:rsidRPr="00C718C6">
              <w:rPr>
                <w:b/>
                <w:color w:val="1F497D"/>
                <w:sz w:val="24"/>
                <w:szCs w:val="24"/>
              </w:rPr>
              <w:t>Departments</w:t>
            </w:r>
          </w:p>
          <w:p w:rsidR="007D2970" w:rsidRPr="00C718C6" w:rsidRDefault="007D2970" w:rsidP="007D2970">
            <w:pPr>
              <w:spacing w:line="360" w:lineRule="auto"/>
              <w:jc w:val="both"/>
              <w:rPr>
                <w:b/>
                <w:color w:val="1F497D"/>
                <w:sz w:val="24"/>
                <w:szCs w:val="24"/>
              </w:rPr>
            </w:pPr>
            <w:r w:rsidRPr="00C718C6">
              <w:rPr>
                <w:b/>
                <w:color w:val="1F497D"/>
                <w:sz w:val="24"/>
                <w:szCs w:val="24"/>
              </w:rPr>
              <w:pict>
                <v:line id="_x0000_s2160" style="position:absolute;left:0;text-align:left;flip:y;z-index:251614720" from="-4.3pt,11.35pt" to="127.7pt,11.35pt"/>
              </w:pict>
            </w:r>
          </w:p>
          <w:p w:rsidR="00E30A80" w:rsidRPr="00C718C6" w:rsidRDefault="00636E4C" w:rsidP="007D2970">
            <w:pPr>
              <w:spacing w:line="360" w:lineRule="auto"/>
              <w:jc w:val="both"/>
              <w:rPr>
                <w:b/>
                <w:color w:val="1F497D"/>
                <w:sz w:val="24"/>
                <w:szCs w:val="24"/>
              </w:rPr>
            </w:pPr>
            <w:r w:rsidRPr="00C718C6">
              <w:rPr>
                <w:b/>
                <w:color w:val="1F497D"/>
                <w:sz w:val="24"/>
                <w:szCs w:val="24"/>
              </w:rPr>
              <w:t>Board of Directors</w:t>
            </w:r>
          </w:p>
          <w:p w:rsidR="007D2970" w:rsidRPr="00C718C6" w:rsidRDefault="007D2970" w:rsidP="007D2970">
            <w:pPr>
              <w:spacing w:line="360" w:lineRule="auto"/>
              <w:jc w:val="both"/>
              <w:rPr>
                <w:b/>
                <w:color w:val="1F497D"/>
                <w:sz w:val="24"/>
                <w:szCs w:val="24"/>
              </w:rPr>
            </w:pPr>
            <w:r w:rsidRPr="00C718C6">
              <w:rPr>
                <w:b/>
                <w:color w:val="1F497D"/>
                <w:sz w:val="24"/>
                <w:szCs w:val="24"/>
              </w:rPr>
              <w:pict>
                <v:line id="_x0000_s2162" style="position:absolute;left:0;text-align:left;flip:y;z-index:251616768" from="-4.4pt,17.7pt" to="127.6pt,17.7pt"/>
              </w:pict>
            </w:r>
          </w:p>
          <w:p w:rsidR="007D2970" w:rsidRPr="00C718C6" w:rsidRDefault="007D2970" w:rsidP="007D2970">
            <w:pPr>
              <w:spacing w:line="360" w:lineRule="auto"/>
              <w:jc w:val="both"/>
              <w:rPr>
                <w:b/>
                <w:color w:val="1F497D"/>
                <w:sz w:val="24"/>
                <w:szCs w:val="24"/>
              </w:rPr>
            </w:pPr>
          </w:p>
          <w:p w:rsidR="00E30A80" w:rsidRPr="00C718C6" w:rsidRDefault="00636E4C" w:rsidP="00E30A80">
            <w:pPr>
              <w:spacing w:line="360" w:lineRule="auto"/>
              <w:jc w:val="both"/>
              <w:rPr>
                <w:b/>
                <w:color w:val="1F497D"/>
                <w:sz w:val="24"/>
                <w:szCs w:val="24"/>
              </w:rPr>
            </w:pPr>
            <w:r w:rsidRPr="00C718C6">
              <w:rPr>
                <w:b/>
                <w:color w:val="1F497D"/>
                <w:sz w:val="24"/>
                <w:szCs w:val="24"/>
              </w:rPr>
              <w:t>Board of Directors</w:t>
            </w:r>
          </w:p>
          <w:p w:rsidR="007D2970" w:rsidRPr="00C718C6" w:rsidRDefault="007D2970" w:rsidP="007D2970">
            <w:pPr>
              <w:spacing w:line="360" w:lineRule="auto"/>
              <w:jc w:val="both"/>
              <w:rPr>
                <w:b/>
                <w:color w:val="1F497D"/>
                <w:sz w:val="24"/>
                <w:szCs w:val="24"/>
              </w:rPr>
            </w:pPr>
            <w:r w:rsidRPr="00C718C6">
              <w:rPr>
                <w:b/>
                <w:color w:val="1F497D"/>
                <w:sz w:val="24"/>
                <w:szCs w:val="24"/>
              </w:rPr>
              <w:pict>
                <v:line id="_x0000_s2164" style="position:absolute;left:0;text-align:left;flip:y;z-index:251618816" from="-4.4pt,4.95pt" to="127.6pt,4.95pt"/>
              </w:pict>
            </w:r>
          </w:p>
          <w:p w:rsidR="007D2970" w:rsidRPr="00C718C6" w:rsidRDefault="007D2970" w:rsidP="007D2970">
            <w:pPr>
              <w:spacing w:line="360" w:lineRule="auto"/>
              <w:jc w:val="both"/>
              <w:rPr>
                <w:b/>
                <w:color w:val="1F497D"/>
                <w:sz w:val="24"/>
                <w:szCs w:val="24"/>
              </w:rPr>
            </w:pPr>
          </w:p>
          <w:p w:rsidR="007D2970" w:rsidRPr="00C718C6" w:rsidRDefault="00636E4C" w:rsidP="007D2970">
            <w:pPr>
              <w:spacing w:line="360" w:lineRule="auto"/>
              <w:jc w:val="both"/>
              <w:rPr>
                <w:b/>
                <w:color w:val="1F497D"/>
                <w:sz w:val="24"/>
                <w:szCs w:val="24"/>
              </w:rPr>
            </w:pPr>
            <w:r w:rsidRPr="00C718C6">
              <w:rPr>
                <w:b/>
                <w:color w:val="1F497D"/>
                <w:sz w:val="24"/>
                <w:szCs w:val="24"/>
              </w:rPr>
              <w:t>Assigned officers</w:t>
            </w:r>
          </w:p>
          <w:p w:rsidR="007D2970" w:rsidRPr="00C718C6" w:rsidRDefault="007D2970" w:rsidP="007D2970">
            <w:pPr>
              <w:spacing w:line="360" w:lineRule="auto"/>
              <w:jc w:val="both"/>
              <w:rPr>
                <w:b/>
                <w:color w:val="1F497D"/>
                <w:sz w:val="24"/>
                <w:szCs w:val="24"/>
              </w:rPr>
            </w:pPr>
          </w:p>
          <w:p w:rsidR="007D2970" w:rsidRPr="00C718C6" w:rsidRDefault="007D2970" w:rsidP="007D2970">
            <w:pPr>
              <w:spacing w:line="360" w:lineRule="auto"/>
              <w:jc w:val="both"/>
              <w:rPr>
                <w:b/>
                <w:color w:val="1F497D"/>
                <w:sz w:val="24"/>
                <w:szCs w:val="24"/>
              </w:rPr>
            </w:pPr>
          </w:p>
          <w:p w:rsidR="007D2970" w:rsidRPr="00C718C6" w:rsidRDefault="007D2970" w:rsidP="007D2970">
            <w:pPr>
              <w:spacing w:line="360" w:lineRule="auto"/>
              <w:jc w:val="both"/>
              <w:rPr>
                <w:b/>
                <w:color w:val="1F497D"/>
                <w:sz w:val="24"/>
                <w:szCs w:val="24"/>
              </w:rPr>
            </w:pPr>
            <w:r w:rsidRPr="00C718C6">
              <w:rPr>
                <w:b/>
                <w:color w:val="1F497D"/>
                <w:sz w:val="24"/>
                <w:szCs w:val="24"/>
              </w:rPr>
              <w:pict>
                <v:line id="_x0000_s2166" style="position:absolute;left:0;text-align:left;flip:y;z-index:251620864" from="-4.4pt,3.9pt" to="127.6pt,3.9pt"/>
              </w:pict>
            </w:r>
          </w:p>
          <w:p w:rsidR="00636E4C" w:rsidRPr="00C718C6" w:rsidRDefault="00636E4C" w:rsidP="00636E4C">
            <w:pPr>
              <w:spacing w:line="360" w:lineRule="auto"/>
              <w:jc w:val="both"/>
              <w:rPr>
                <w:b/>
                <w:color w:val="1F497D"/>
                <w:sz w:val="24"/>
                <w:szCs w:val="24"/>
              </w:rPr>
            </w:pPr>
            <w:r w:rsidRPr="00C718C6">
              <w:rPr>
                <w:b/>
                <w:color w:val="1F497D"/>
                <w:sz w:val="24"/>
                <w:szCs w:val="24"/>
              </w:rPr>
              <w:t>Board of Directors</w:t>
            </w:r>
          </w:p>
          <w:p w:rsidR="007D2970" w:rsidRPr="00C718C6" w:rsidRDefault="007D2970" w:rsidP="007D2970">
            <w:pPr>
              <w:spacing w:line="360" w:lineRule="auto"/>
              <w:jc w:val="both"/>
              <w:rPr>
                <w:b/>
                <w:color w:val="1F497D"/>
                <w:sz w:val="24"/>
                <w:szCs w:val="24"/>
              </w:rPr>
            </w:pPr>
            <w:r w:rsidRPr="00C718C6">
              <w:rPr>
                <w:b/>
                <w:color w:val="1F497D"/>
                <w:sz w:val="24"/>
                <w:szCs w:val="24"/>
              </w:rPr>
              <w:pict>
                <v:line id="_x0000_s2169" style="position:absolute;left:0;text-align:left;flip:y;z-index:251622912" from="-4.4pt,9.1pt" to="127.6pt,9.1pt"/>
              </w:pict>
            </w:r>
          </w:p>
          <w:p w:rsidR="007D2970" w:rsidRPr="00C718C6" w:rsidRDefault="007D2970" w:rsidP="007D2970">
            <w:pPr>
              <w:spacing w:line="360" w:lineRule="auto"/>
              <w:jc w:val="both"/>
              <w:rPr>
                <w:b/>
                <w:color w:val="1F497D"/>
                <w:sz w:val="24"/>
                <w:szCs w:val="24"/>
              </w:rPr>
            </w:pPr>
          </w:p>
          <w:p w:rsidR="007D2970" w:rsidRPr="00C718C6" w:rsidRDefault="009F2938" w:rsidP="003A5179">
            <w:pPr>
              <w:spacing w:line="360" w:lineRule="auto"/>
              <w:rPr>
                <w:b/>
                <w:color w:val="1F497D"/>
                <w:sz w:val="24"/>
                <w:szCs w:val="24"/>
              </w:rPr>
            </w:pPr>
            <w:r w:rsidRPr="00C718C6">
              <w:rPr>
                <w:b/>
                <w:color w:val="1F497D"/>
                <w:sz w:val="24"/>
                <w:szCs w:val="24"/>
              </w:rPr>
              <w:t>ISO</w:t>
            </w:r>
            <w:r w:rsidR="00636E4C" w:rsidRPr="00C718C6">
              <w:rPr>
                <w:b/>
                <w:color w:val="1F497D"/>
                <w:sz w:val="24"/>
                <w:szCs w:val="24"/>
              </w:rPr>
              <w:t xml:space="preserve"> Secretary</w:t>
            </w:r>
            <w:r w:rsidRPr="00C718C6">
              <w:rPr>
                <w:b/>
                <w:color w:val="1F497D"/>
                <w:sz w:val="24"/>
                <w:szCs w:val="24"/>
              </w:rPr>
              <w:t xml:space="preserve"> </w:t>
            </w:r>
            <w:r w:rsidR="003A5179" w:rsidRPr="00C718C6">
              <w:rPr>
                <w:b/>
                <w:color w:val="1F497D"/>
                <w:sz w:val="24"/>
                <w:szCs w:val="24"/>
              </w:rPr>
              <w:t xml:space="preserve"> - </w:t>
            </w:r>
            <w:r w:rsidR="00636E4C" w:rsidRPr="00C718C6">
              <w:rPr>
                <w:b/>
                <w:color w:val="1F497D"/>
                <w:sz w:val="24"/>
                <w:szCs w:val="24"/>
              </w:rPr>
              <w:t>Assigned officers</w:t>
            </w:r>
          </w:p>
          <w:p w:rsidR="007D2970" w:rsidRPr="00C718C6" w:rsidRDefault="007D2970" w:rsidP="007D2970">
            <w:pPr>
              <w:spacing w:line="360" w:lineRule="auto"/>
              <w:jc w:val="both"/>
              <w:rPr>
                <w:b/>
                <w:color w:val="1F497D"/>
                <w:sz w:val="24"/>
                <w:szCs w:val="24"/>
              </w:rPr>
            </w:pPr>
          </w:p>
          <w:p w:rsidR="007D2970" w:rsidRPr="00C718C6" w:rsidRDefault="007D2970" w:rsidP="007D2970">
            <w:pPr>
              <w:spacing w:line="360" w:lineRule="auto"/>
              <w:jc w:val="both"/>
              <w:rPr>
                <w:b/>
                <w:color w:val="1F497D"/>
                <w:sz w:val="24"/>
                <w:szCs w:val="24"/>
              </w:rPr>
            </w:pPr>
            <w:r w:rsidRPr="00C718C6">
              <w:rPr>
                <w:b/>
                <w:color w:val="1F497D"/>
                <w:sz w:val="24"/>
                <w:szCs w:val="24"/>
              </w:rPr>
              <w:pict>
                <v:line id="_x0000_s2171" style="position:absolute;left:0;text-align:left;flip:y;z-index:251624960" from="-4.4pt,2.85pt" to="127.6pt,2.85pt"/>
              </w:pict>
            </w:r>
          </w:p>
          <w:p w:rsidR="00091AEC" w:rsidRPr="00C718C6" w:rsidRDefault="00636E4C" w:rsidP="007D2970">
            <w:pPr>
              <w:spacing w:line="360" w:lineRule="auto"/>
              <w:jc w:val="both"/>
              <w:rPr>
                <w:b/>
                <w:color w:val="1F497D"/>
                <w:sz w:val="24"/>
                <w:szCs w:val="24"/>
              </w:rPr>
            </w:pPr>
            <w:r w:rsidRPr="00C718C6">
              <w:rPr>
                <w:b/>
                <w:color w:val="1F497D"/>
                <w:sz w:val="24"/>
                <w:szCs w:val="24"/>
              </w:rPr>
              <w:t xml:space="preserve">Assigned officers </w:t>
            </w:r>
          </w:p>
          <w:p w:rsidR="007D2970" w:rsidRPr="00C718C6" w:rsidRDefault="007D2970" w:rsidP="007D2970">
            <w:pPr>
              <w:spacing w:line="360" w:lineRule="auto"/>
              <w:jc w:val="both"/>
              <w:rPr>
                <w:b/>
                <w:color w:val="1F497D"/>
                <w:sz w:val="24"/>
                <w:szCs w:val="24"/>
              </w:rPr>
            </w:pPr>
            <w:r w:rsidRPr="00C718C6">
              <w:rPr>
                <w:b/>
                <w:color w:val="1F497D"/>
                <w:sz w:val="24"/>
                <w:szCs w:val="24"/>
              </w:rPr>
              <w:pict>
                <v:line id="_x0000_s2172" style="position:absolute;left:0;text-align:left;flip:y;z-index:251625984" from="-4.4pt,18.35pt" to="127.6pt,18.35pt"/>
              </w:pict>
            </w:r>
          </w:p>
          <w:p w:rsidR="00636E4C" w:rsidRPr="00C718C6" w:rsidRDefault="00636E4C" w:rsidP="00636E4C">
            <w:pPr>
              <w:spacing w:line="360" w:lineRule="auto"/>
              <w:rPr>
                <w:b/>
                <w:color w:val="1F497D"/>
                <w:sz w:val="24"/>
                <w:szCs w:val="24"/>
              </w:rPr>
            </w:pPr>
            <w:r w:rsidRPr="00C718C6">
              <w:rPr>
                <w:b/>
                <w:color w:val="1F497D"/>
                <w:sz w:val="24"/>
                <w:szCs w:val="24"/>
              </w:rPr>
              <w:t>ISO Secretary  - Assigned officers</w:t>
            </w:r>
          </w:p>
          <w:p w:rsidR="007D2970" w:rsidRPr="00C718C6" w:rsidRDefault="007D2970" w:rsidP="00DA1A5B">
            <w:pPr>
              <w:spacing w:line="360" w:lineRule="auto"/>
              <w:rPr>
                <w:b/>
                <w:color w:val="1F497D"/>
                <w:sz w:val="24"/>
                <w:szCs w:val="24"/>
              </w:rPr>
            </w:pPr>
          </w:p>
        </w:tc>
        <w:tc>
          <w:tcPr>
            <w:tcW w:w="4819" w:type="dxa"/>
            <w:tcBorders>
              <w:top w:val="single" w:sz="4" w:space="0" w:color="auto"/>
              <w:left w:val="single" w:sz="4" w:space="0" w:color="auto"/>
              <w:bottom w:val="single" w:sz="4" w:space="0" w:color="auto"/>
              <w:right w:val="single" w:sz="4" w:space="0" w:color="auto"/>
            </w:tcBorders>
          </w:tcPr>
          <w:p w:rsidR="007D2970" w:rsidRPr="00C718C6" w:rsidRDefault="002D2E86" w:rsidP="007D2970">
            <w:pPr>
              <w:spacing w:line="360" w:lineRule="auto"/>
              <w:jc w:val="both"/>
              <w:rPr>
                <w:b/>
                <w:color w:val="1F497D"/>
                <w:sz w:val="24"/>
                <w:szCs w:val="24"/>
              </w:rPr>
            </w:pPr>
            <w:r w:rsidRPr="00C718C6">
              <w:rPr>
                <w:b/>
                <w:color w:val="1F497D"/>
                <w:sz w:val="24"/>
                <w:szCs w:val="24"/>
              </w:rPr>
              <w:pict>
                <v:oval id="_x0000_s2149" style="position:absolute;left:0;text-align:left;margin-left:9.5pt;margin-top:4.85pt;width:172.3pt;height:45pt;z-index:251640320;mso-position-horizontal-relative:text;mso-position-vertical-relative:text">
                  <v:textbox style="mso-next-textbox:#_x0000_s2149">
                    <w:txbxContent>
                      <w:p w:rsidR="00636E4C" w:rsidRPr="00636E4C" w:rsidRDefault="00636E4C" w:rsidP="00636E4C">
                        <w:pPr>
                          <w:ind w:left="-284" w:right="-159"/>
                          <w:jc w:val="center"/>
                          <w:rPr>
                            <w:sz w:val="22"/>
                            <w:szCs w:val="22"/>
                          </w:rPr>
                        </w:pPr>
                        <w:r w:rsidRPr="00636E4C">
                          <w:rPr>
                            <w:sz w:val="22"/>
                            <w:szCs w:val="22"/>
                          </w:rPr>
                          <w:t>Proposal for compilation/ modification of documents</w:t>
                        </w:r>
                      </w:p>
                      <w:p w:rsidR="007D2970" w:rsidRPr="00636E4C" w:rsidRDefault="007D2970" w:rsidP="007D2970">
                        <w:pPr>
                          <w:pStyle w:val="2"/>
                          <w:rPr>
                            <w:rFonts w:ascii="Times New Roman" w:hAnsi="Times New Roman"/>
                            <w:szCs w:val="22"/>
                            <w:lang w:val="vi-VN"/>
                          </w:rPr>
                        </w:pPr>
                      </w:p>
                      <w:p w:rsidR="007D2970" w:rsidRDefault="007D2970" w:rsidP="007D2970"/>
                    </w:txbxContent>
                  </v:textbox>
                </v:oval>
              </w:pict>
            </w:r>
          </w:p>
          <w:p w:rsidR="007D2970" w:rsidRPr="00C718C6" w:rsidRDefault="002D2E86" w:rsidP="007D2970">
            <w:pPr>
              <w:spacing w:line="360" w:lineRule="auto"/>
              <w:jc w:val="both"/>
              <w:rPr>
                <w:b/>
                <w:color w:val="1F497D"/>
                <w:sz w:val="24"/>
                <w:szCs w:val="24"/>
              </w:rPr>
            </w:pPr>
            <w:r w:rsidRPr="00C718C6">
              <w:rPr>
                <w:b/>
                <w:color w:val="1F497D"/>
                <w:sz w:val="24"/>
                <w:szCs w:val="24"/>
              </w:rPr>
              <w:pict>
                <v:line id="_x0000_s2193" style="position:absolute;left:0;text-align:left;flip:y;z-index:251646464" from="203pt,5.4pt" to="203pt,59.4pt"/>
              </w:pict>
            </w:r>
            <w:r w:rsidRPr="00C718C6">
              <w:rPr>
                <w:b/>
                <w:color w:val="1F497D"/>
                <w:sz w:val="24"/>
                <w:szCs w:val="24"/>
              </w:rPr>
              <w:pict>
                <v:line id="_x0000_s2146" style="position:absolute;left:0;text-align:left;flip:x;z-index:251639296" from="181.5pt,5.5pt" to="203.35pt,5.5pt">
                  <v:stroke endarrow="block"/>
                </v:line>
              </w:pict>
            </w:r>
          </w:p>
          <w:p w:rsidR="007D2970" w:rsidRPr="00C718C6" w:rsidRDefault="002D2E86" w:rsidP="007D2970">
            <w:pPr>
              <w:spacing w:line="360" w:lineRule="auto"/>
              <w:jc w:val="both"/>
              <w:rPr>
                <w:b/>
                <w:color w:val="1F497D"/>
                <w:sz w:val="24"/>
                <w:szCs w:val="24"/>
              </w:rPr>
            </w:pPr>
            <w:r w:rsidRPr="00C718C6">
              <w:rPr>
                <w:b/>
                <w:color w:val="1F497D"/>
                <w:sz w:val="24"/>
                <w:szCs w:val="24"/>
              </w:rPr>
              <w:pict>
                <v:line id="_x0000_s2139" style="position:absolute;left:0;text-align:left;z-index:251636224" from="97.75pt,5.5pt" to="97.75pt,19.9pt">
                  <v:stroke endarrow="block"/>
                </v:line>
              </w:pict>
            </w:r>
            <w:r w:rsidR="007D2970" w:rsidRPr="00C718C6">
              <w:rPr>
                <w:b/>
                <w:color w:val="1F497D"/>
                <w:sz w:val="24"/>
                <w:szCs w:val="24"/>
              </w:rPr>
              <w:pict>
                <v:line id="_x0000_s2161" style="position:absolute;left:0;text-align:left;z-index:251615744" from="234.85pt,8.2pt" to="348.85pt,8.2pt"/>
              </w:pict>
            </w:r>
          </w:p>
          <w:p w:rsidR="007D2970" w:rsidRPr="00C718C6" w:rsidRDefault="002D2E86" w:rsidP="007D2970">
            <w:pPr>
              <w:spacing w:line="360" w:lineRule="auto"/>
              <w:jc w:val="both"/>
              <w:rPr>
                <w:b/>
                <w:color w:val="1F497D"/>
                <w:sz w:val="24"/>
                <w:szCs w:val="24"/>
              </w:rPr>
            </w:pPr>
            <w:r w:rsidRPr="00C718C6">
              <w:rPr>
                <w:b/>
                <w:color w:val="1F497D"/>
                <w:sz w:val="24"/>
                <w:szCs w:val="24"/>
              </w:rPr>
              <w:pict>
                <v:line id="_x0000_s2192" style="position:absolute;left:0;text-align:left;z-index:251645440" from="155.35pt,18.65pt" to="203pt,18.65pt"/>
              </w:pict>
            </w:r>
            <w:r w:rsidRPr="00C718C6">
              <w:rPr>
                <w:b/>
                <w:color w:val="1F497D"/>
                <w:sz w:val="24"/>
                <w:szCs w:val="24"/>
              </w:rPr>
              <w:pict>
                <v:shape id="_x0000_s2128" type="#_x0000_t4" style="position:absolute;left:0;text-align:left;margin-left:37.85pt;margin-top:.5pt;width:118.1pt;height:36pt;z-index:251629056">
                  <v:textbox style="mso-next-textbox:#_x0000_s2128">
                    <w:txbxContent>
                      <w:p w:rsidR="007D2970" w:rsidRPr="00636E4C" w:rsidRDefault="00636E4C" w:rsidP="007D2970">
                        <w:pPr>
                          <w:jc w:val="center"/>
                          <w:rPr>
                            <w:sz w:val="22"/>
                            <w:szCs w:val="22"/>
                            <w:lang w:val="vi-VN"/>
                          </w:rPr>
                        </w:pPr>
                        <w:r>
                          <w:rPr>
                            <w:sz w:val="22"/>
                            <w:szCs w:val="22"/>
                            <w:lang w:val="vi-VN"/>
                          </w:rPr>
                          <w:t>Review</w:t>
                        </w:r>
                      </w:p>
                    </w:txbxContent>
                  </v:textbox>
                </v:shape>
              </w:pict>
            </w:r>
          </w:p>
          <w:p w:rsidR="007D2970" w:rsidRPr="00C718C6" w:rsidRDefault="00636E4C" w:rsidP="007D2970">
            <w:pPr>
              <w:spacing w:line="360" w:lineRule="auto"/>
              <w:jc w:val="both"/>
              <w:rPr>
                <w:b/>
                <w:color w:val="1F497D"/>
                <w:sz w:val="24"/>
                <w:szCs w:val="24"/>
              </w:rPr>
            </w:pPr>
            <w:r w:rsidRPr="00C718C6">
              <w:rPr>
                <w:b/>
                <w:color w:val="1F497D"/>
                <w:sz w:val="24"/>
                <w:szCs w:val="24"/>
              </w:rPr>
              <w:pict>
                <v:rect id="_x0000_s2151" style="position:absolute;left:0;text-align:left;margin-left:104pt;margin-top:10.95pt;width:37.5pt;height:18.8pt;z-index:251642368" filled="f" stroked="f" strokecolor="white">
                  <v:textbox style="mso-next-textbox:#_x0000_s2151">
                    <w:txbxContent>
                      <w:p w:rsidR="007D2970" w:rsidRPr="00636E4C" w:rsidRDefault="00636E4C" w:rsidP="007D2970">
                        <w:pPr>
                          <w:rPr>
                            <w:szCs w:val="16"/>
                            <w:lang w:val="vi-VN"/>
                          </w:rPr>
                        </w:pPr>
                        <w:r>
                          <w:rPr>
                            <w:szCs w:val="16"/>
                            <w:lang w:val="vi-VN"/>
                          </w:rPr>
                          <w:t>Yes</w:t>
                        </w:r>
                      </w:p>
                    </w:txbxContent>
                  </v:textbox>
                </v:rect>
              </w:pict>
            </w:r>
            <w:r w:rsidR="002D2E86" w:rsidRPr="00C718C6">
              <w:rPr>
                <w:b/>
                <w:color w:val="1F497D"/>
                <w:sz w:val="24"/>
                <w:szCs w:val="24"/>
              </w:rPr>
              <w:pict>
                <v:line id="_x0000_s2201" style="position:absolute;left:0;text-align:left;z-index:251647488" from="97.5pt,16.15pt" to="97.5pt,27.55pt">
                  <v:stroke endarrow="block"/>
                </v:line>
              </w:pict>
            </w:r>
            <w:r w:rsidR="002D2E86" w:rsidRPr="00C718C6">
              <w:rPr>
                <w:b/>
                <w:color w:val="1F497D"/>
                <w:sz w:val="24"/>
                <w:szCs w:val="24"/>
              </w:rPr>
              <w:pict>
                <v:rect id="_x0000_s2142" style="position:absolute;left:0;text-align:left;margin-left:161.35pt;margin-top:-.3pt;width:41.75pt;height:18.8pt;z-index:251637248" filled="f" stroked="f" strokecolor="white">
                  <v:textbox style="mso-next-textbox:#_x0000_s2142">
                    <w:txbxContent>
                      <w:p w:rsidR="007D2970" w:rsidRPr="00636E4C" w:rsidRDefault="00636E4C" w:rsidP="007D2970">
                        <w:pPr>
                          <w:rPr>
                            <w:szCs w:val="16"/>
                            <w:lang w:val="vi-VN"/>
                          </w:rPr>
                        </w:pPr>
                        <w:r>
                          <w:rPr>
                            <w:szCs w:val="16"/>
                            <w:lang w:val="vi-VN"/>
                          </w:rPr>
                          <w:t>No</w:t>
                        </w:r>
                      </w:p>
                    </w:txbxContent>
                  </v:textbox>
                </v:rect>
              </w:pict>
            </w:r>
            <w:r w:rsidR="0052045B" w:rsidRPr="00C718C6">
              <w:rPr>
                <w:b/>
                <w:color w:val="1F497D"/>
                <w:sz w:val="24"/>
                <w:szCs w:val="24"/>
              </w:rPr>
              <w:pict>
                <v:line id="_x0000_s2196" style="position:absolute;left:0;text-align:left;z-index:251628032" from="95pt,18.55pt" to="95pt,18.55pt">
                  <v:stroke endarrow="block"/>
                </v:line>
              </w:pict>
            </w:r>
            <w:r w:rsidR="007D2970" w:rsidRPr="00C718C6">
              <w:rPr>
                <w:b/>
                <w:color w:val="1F497D"/>
                <w:sz w:val="24"/>
                <w:szCs w:val="24"/>
              </w:rPr>
              <w:pict>
                <v:line id="_x0000_s2163" style="position:absolute;left:0;text-align:left;z-index:251617792" from="235pt,17.3pt" to="349pt,17.3pt"/>
              </w:pict>
            </w:r>
          </w:p>
          <w:p w:rsidR="007D2970" w:rsidRPr="00C718C6" w:rsidRDefault="002D2E86" w:rsidP="007D2970">
            <w:pPr>
              <w:spacing w:line="360" w:lineRule="auto"/>
              <w:jc w:val="both"/>
              <w:rPr>
                <w:b/>
                <w:color w:val="1F497D"/>
                <w:sz w:val="24"/>
                <w:szCs w:val="24"/>
              </w:rPr>
            </w:pPr>
            <w:r w:rsidRPr="00C718C6">
              <w:rPr>
                <w:b/>
                <w:color w:val="1F497D"/>
                <w:sz w:val="24"/>
                <w:szCs w:val="24"/>
              </w:rPr>
              <w:pict>
                <v:rect id="_x0000_s2129" style="position:absolute;left:0;text-align:left;margin-left:17pt;margin-top:6.75pt;width:166.3pt;height:31.65pt;z-index:251630080">
                  <v:textbox style="mso-next-textbox:#_x0000_s2129">
                    <w:txbxContent>
                      <w:p w:rsidR="007D2970" w:rsidRDefault="00636E4C" w:rsidP="007D2970">
                        <w:pPr>
                          <w:jc w:val="center"/>
                          <w:rPr>
                            <w:sz w:val="22"/>
                            <w:szCs w:val="22"/>
                          </w:rPr>
                        </w:pPr>
                        <w:r w:rsidRPr="00636E4C">
                          <w:rPr>
                            <w:sz w:val="22"/>
                            <w:szCs w:val="22"/>
                          </w:rPr>
                          <w:t>Assign compilation/ modification of documents</w:t>
                        </w:r>
                      </w:p>
                    </w:txbxContent>
                  </v:textbox>
                </v:rect>
              </w:pict>
            </w:r>
          </w:p>
          <w:p w:rsidR="007D2970" w:rsidRPr="00C718C6" w:rsidRDefault="002D2E86" w:rsidP="007D2970">
            <w:pPr>
              <w:spacing w:line="360" w:lineRule="auto"/>
              <w:jc w:val="both"/>
              <w:rPr>
                <w:b/>
                <w:color w:val="1F497D"/>
                <w:sz w:val="24"/>
                <w:szCs w:val="24"/>
              </w:rPr>
            </w:pPr>
            <w:r w:rsidRPr="00C718C6">
              <w:rPr>
                <w:b/>
                <w:color w:val="1F497D"/>
                <w:sz w:val="24"/>
                <w:szCs w:val="24"/>
              </w:rPr>
              <w:pict>
                <v:line id="_x0000_s2240" style="position:absolute;left:0;text-align:left;z-index:251654656" from="99.1pt,17.1pt" to="99.1pt,53.1pt">
                  <v:stroke endarrow="block"/>
                </v:line>
              </w:pict>
            </w:r>
          </w:p>
          <w:p w:rsidR="007D2970" w:rsidRPr="00C718C6" w:rsidRDefault="007D2970" w:rsidP="007D2970">
            <w:pPr>
              <w:spacing w:line="360" w:lineRule="auto"/>
              <w:jc w:val="both"/>
              <w:rPr>
                <w:b/>
                <w:color w:val="1F497D"/>
                <w:sz w:val="24"/>
                <w:szCs w:val="24"/>
              </w:rPr>
            </w:pPr>
          </w:p>
          <w:p w:rsidR="007D2970" w:rsidRPr="00C718C6" w:rsidRDefault="00091AEC" w:rsidP="007D2970">
            <w:pPr>
              <w:spacing w:line="360" w:lineRule="auto"/>
              <w:jc w:val="both"/>
              <w:rPr>
                <w:b/>
                <w:color w:val="1F497D"/>
                <w:sz w:val="24"/>
                <w:szCs w:val="24"/>
              </w:rPr>
            </w:pPr>
            <w:r w:rsidRPr="00C718C6">
              <w:rPr>
                <w:b/>
                <w:color w:val="1F497D"/>
                <w:sz w:val="24"/>
                <w:szCs w:val="24"/>
              </w:rPr>
              <w:pict>
                <v:rect id="_x0000_s2132" style="position:absolute;left:0;text-align:left;margin-left:34.6pt;margin-top:15.3pt;width:126.55pt;height:35.1pt;z-index:251631104">
                  <v:textbox style="mso-next-textbox:#_x0000_s2132">
                    <w:txbxContent>
                      <w:p w:rsidR="007D2970" w:rsidRPr="00636E4C" w:rsidRDefault="00636E4C" w:rsidP="007D2970">
                        <w:pPr>
                          <w:jc w:val="center"/>
                          <w:rPr>
                            <w:sz w:val="22"/>
                            <w:szCs w:val="22"/>
                            <w:lang w:val="vi-VN"/>
                          </w:rPr>
                        </w:pPr>
                        <w:r w:rsidRPr="00636E4C">
                          <w:rPr>
                            <w:sz w:val="22"/>
                            <w:szCs w:val="22"/>
                          </w:rPr>
                          <w:t>Complete document</w:t>
                        </w:r>
                        <w:r>
                          <w:rPr>
                            <w:sz w:val="22"/>
                            <w:szCs w:val="22"/>
                            <w:lang w:val="vi-VN"/>
                          </w:rPr>
                          <w:t>s</w:t>
                        </w:r>
                      </w:p>
                    </w:txbxContent>
                  </v:textbox>
                </v:rect>
              </w:pict>
            </w:r>
          </w:p>
          <w:p w:rsidR="007D2970" w:rsidRPr="00C718C6" w:rsidRDefault="00091AEC" w:rsidP="007D2970">
            <w:pPr>
              <w:spacing w:line="360" w:lineRule="auto"/>
              <w:jc w:val="both"/>
              <w:rPr>
                <w:b/>
                <w:color w:val="1F497D"/>
                <w:sz w:val="24"/>
                <w:szCs w:val="24"/>
              </w:rPr>
            </w:pPr>
            <w:r w:rsidRPr="00C718C6">
              <w:rPr>
                <w:b/>
                <w:color w:val="1F497D"/>
                <w:sz w:val="24"/>
                <w:szCs w:val="24"/>
              </w:rPr>
              <w:pict>
                <v:line id="_x0000_s2153" style="position:absolute;left:0;text-align:left;flip:x;z-index:251643392" from="161.8pt,15.8pt" to="202.15pt,15.8pt">
                  <v:stroke endarrow="block"/>
                </v:line>
              </w:pict>
            </w:r>
            <w:r w:rsidRPr="00C718C6">
              <w:rPr>
                <w:b/>
                <w:color w:val="1F497D"/>
                <w:sz w:val="24"/>
                <w:szCs w:val="24"/>
              </w:rPr>
              <w:pict>
                <v:line id="_x0000_s2218" style="position:absolute;left:0;text-align:left;flip:x y;z-index:251649536" from="203.2pt,14.6pt" to="203.6pt,94.7pt"/>
              </w:pict>
            </w:r>
          </w:p>
          <w:p w:rsidR="007D2970" w:rsidRPr="00C718C6" w:rsidRDefault="00091AEC" w:rsidP="007D2970">
            <w:pPr>
              <w:spacing w:line="360" w:lineRule="auto"/>
              <w:jc w:val="both"/>
              <w:rPr>
                <w:b/>
                <w:color w:val="1F497D"/>
                <w:sz w:val="24"/>
                <w:szCs w:val="24"/>
              </w:rPr>
            </w:pPr>
            <w:r w:rsidRPr="00C718C6">
              <w:rPr>
                <w:b/>
                <w:color w:val="1F497D"/>
                <w:sz w:val="24"/>
                <w:szCs w:val="24"/>
              </w:rPr>
              <w:pict>
                <v:line id="_x0000_s2243" style="position:absolute;left:0;text-align:left;z-index:251655680" from="98.35pt,9.5pt" to="98.35pt,45.5pt">
                  <v:stroke endarrow="block"/>
                </v:line>
              </w:pict>
            </w:r>
          </w:p>
          <w:p w:rsidR="007D2970" w:rsidRPr="00C718C6" w:rsidRDefault="00091AEC" w:rsidP="007D2970">
            <w:pPr>
              <w:spacing w:line="360" w:lineRule="auto"/>
              <w:jc w:val="both"/>
              <w:rPr>
                <w:b/>
                <w:color w:val="1F497D"/>
                <w:sz w:val="24"/>
                <w:szCs w:val="24"/>
              </w:rPr>
            </w:pPr>
            <w:r w:rsidRPr="00C718C6">
              <w:rPr>
                <w:b/>
                <w:color w:val="1F497D"/>
                <w:sz w:val="24"/>
                <w:szCs w:val="24"/>
              </w:rPr>
              <w:pict>
                <v:rect id="_x0000_s2143" style="position:absolute;left:0;text-align:left;margin-left:156.5pt;margin-top:16.75pt;width:51.65pt;height:21pt;z-index:251638272" filled="f" stroked="f" strokecolor="white">
                  <v:textbox style="mso-next-textbox:#_x0000_s2143">
                    <w:txbxContent>
                      <w:p w:rsidR="007D2970" w:rsidRPr="00636E4C" w:rsidRDefault="00636E4C" w:rsidP="007D2970">
                        <w:pPr>
                          <w:rPr>
                            <w:sz w:val="18"/>
                            <w:szCs w:val="16"/>
                            <w:lang w:val="vi-VN"/>
                          </w:rPr>
                        </w:pPr>
                        <w:r>
                          <w:rPr>
                            <w:sz w:val="16"/>
                            <w:szCs w:val="14"/>
                            <w:lang w:val="vi-VN"/>
                          </w:rPr>
                          <w:t>Fail</w:t>
                        </w:r>
                      </w:p>
                    </w:txbxContent>
                  </v:textbox>
                </v:rect>
              </w:pict>
            </w:r>
            <w:r w:rsidR="007D2970" w:rsidRPr="00C718C6">
              <w:rPr>
                <w:b/>
                <w:color w:val="1F497D"/>
                <w:sz w:val="24"/>
                <w:szCs w:val="24"/>
              </w:rPr>
              <w:pict>
                <v:line id="_x0000_s2167" style="position:absolute;left:0;text-align:left;z-index:251621888" from="234.65pt,14.75pt" to="348.65pt,14.75pt"/>
              </w:pict>
            </w:r>
          </w:p>
          <w:p w:rsidR="007D2970" w:rsidRPr="00C718C6" w:rsidRDefault="002D2E86" w:rsidP="007D2970">
            <w:pPr>
              <w:spacing w:line="360" w:lineRule="auto"/>
              <w:jc w:val="both"/>
              <w:rPr>
                <w:b/>
                <w:color w:val="1F497D"/>
                <w:sz w:val="24"/>
                <w:szCs w:val="24"/>
              </w:rPr>
            </w:pPr>
            <w:r w:rsidRPr="00C718C6">
              <w:rPr>
                <w:b/>
                <w:color w:val="1F497D"/>
                <w:sz w:val="24"/>
                <w:szCs w:val="24"/>
              </w:rPr>
              <w:pict>
                <v:shape id="_x0000_s2133" type="#_x0000_t4" style="position:absolute;left:0;text-align:left;margin-left:24.1pt;margin-top:3pt;width:147.6pt;height:57.5pt;z-index:251632128">
                  <v:textbox style="mso-next-textbox:#_x0000_s2133">
                    <w:txbxContent>
                      <w:p w:rsidR="007D2970" w:rsidRPr="00636E4C" w:rsidRDefault="00636E4C" w:rsidP="007D2970">
                        <w:pPr>
                          <w:numPr>
                            <w:ins w:id="2" w:author="Unknown" w:date="2006-01-14T13:38:00Z"/>
                          </w:numPr>
                          <w:jc w:val="center"/>
                          <w:rPr>
                            <w:sz w:val="22"/>
                            <w:szCs w:val="22"/>
                            <w:lang w:val="vi-VN"/>
                          </w:rPr>
                        </w:pPr>
                        <w:r>
                          <w:rPr>
                            <w:sz w:val="22"/>
                            <w:szCs w:val="22"/>
                            <w:lang w:val="vi-VN"/>
                          </w:rPr>
                          <w:t>Review, approve</w:t>
                        </w:r>
                      </w:p>
                    </w:txbxContent>
                  </v:textbox>
                </v:shape>
              </w:pict>
            </w:r>
          </w:p>
          <w:p w:rsidR="007D2970" w:rsidRPr="00C718C6" w:rsidRDefault="002D2E86" w:rsidP="007D2970">
            <w:pPr>
              <w:spacing w:line="360" w:lineRule="auto"/>
              <w:jc w:val="both"/>
              <w:rPr>
                <w:b/>
                <w:color w:val="1F497D"/>
                <w:sz w:val="24"/>
                <w:szCs w:val="24"/>
              </w:rPr>
            </w:pPr>
            <w:r w:rsidRPr="00C718C6">
              <w:rPr>
                <w:b/>
                <w:color w:val="1F497D"/>
                <w:sz w:val="24"/>
                <w:szCs w:val="24"/>
              </w:rPr>
              <w:pict>
                <v:line id="_x0000_s2217" style="position:absolute;left:0;text-align:left;z-index:251648512" from="172.75pt,11.45pt" to="202.75pt,11.45pt"/>
              </w:pict>
            </w:r>
          </w:p>
          <w:p w:rsidR="007D2970" w:rsidRPr="00C718C6" w:rsidRDefault="00636E4C" w:rsidP="007D2970">
            <w:pPr>
              <w:spacing w:line="360" w:lineRule="auto"/>
              <w:jc w:val="both"/>
              <w:rPr>
                <w:b/>
                <w:color w:val="1F497D"/>
                <w:sz w:val="24"/>
                <w:szCs w:val="24"/>
              </w:rPr>
            </w:pPr>
            <w:r w:rsidRPr="00C718C6">
              <w:rPr>
                <w:b/>
                <w:color w:val="1F497D"/>
                <w:sz w:val="24"/>
                <w:szCs w:val="24"/>
              </w:rPr>
              <w:pict>
                <v:rect id="_x0000_s2157" style="position:absolute;left:0;text-align:left;margin-left:111.85pt;margin-top:16.4pt;width:43.5pt;height:18.8pt;z-index:251644416" filled="f" stroked="f" strokecolor="white">
                  <v:textbox style="mso-next-textbox:#_x0000_s2157">
                    <w:txbxContent>
                      <w:p w:rsidR="007D2970" w:rsidRPr="00165CF8" w:rsidRDefault="00636E4C" w:rsidP="007D2970">
                        <w:pPr>
                          <w:rPr>
                            <w:sz w:val="18"/>
                            <w:szCs w:val="16"/>
                          </w:rPr>
                        </w:pPr>
                        <w:r>
                          <w:rPr>
                            <w:sz w:val="18"/>
                            <w:szCs w:val="16"/>
                          </w:rPr>
                          <w:t>Pass</w:t>
                        </w:r>
                      </w:p>
                    </w:txbxContent>
                  </v:textbox>
                </v:rect>
              </w:pict>
            </w:r>
            <w:r w:rsidR="002D2E86" w:rsidRPr="00C718C6">
              <w:rPr>
                <w:b/>
                <w:color w:val="1F497D"/>
                <w:sz w:val="24"/>
                <w:szCs w:val="24"/>
              </w:rPr>
              <w:pict>
                <v:line id="_x0000_s2224" style="position:absolute;left:0;text-align:left;z-index:251650560" from="98.7pt,18.85pt" to="98.7pt,36.2pt">
                  <v:stroke endarrow="block"/>
                </v:line>
              </w:pict>
            </w:r>
          </w:p>
          <w:p w:rsidR="007D2970" w:rsidRPr="00C718C6" w:rsidRDefault="002D2E86" w:rsidP="007D2970">
            <w:pPr>
              <w:spacing w:line="360" w:lineRule="auto"/>
              <w:jc w:val="both"/>
              <w:rPr>
                <w:b/>
                <w:color w:val="1F497D"/>
                <w:sz w:val="24"/>
                <w:szCs w:val="24"/>
              </w:rPr>
            </w:pPr>
            <w:r w:rsidRPr="00C718C6">
              <w:rPr>
                <w:b/>
                <w:color w:val="1F497D"/>
                <w:sz w:val="24"/>
                <w:szCs w:val="24"/>
              </w:rPr>
              <w:pict>
                <v:rect id="_x0000_s2134" style="position:absolute;left:0;text-align:left;margin-left:35.35pt;margin-top:14.6pt;width:125.5pt;height:36pt;z-index:251633152">
                  <v:textbox style="mso-next-textbox:#_x0000_s2134">
                    <w:txbxContent>
                      <w:p w:rsidR="007D2970" w:rsidRDefault="00636E4C" w:rsidP="007D2970">
                        <w:pPr>
                          <w:jc w:val="center"/>
                        </w:pPr>
                        <w:r>
                          <w:rPr>
                            <w:sz w:val="22"/>
                            <w:szCs w:val="22"/>
                            <w:lang w:val="vi-VN"/>
                          </w:rPr>
                          <w:t>Copy and seal</w:t>
                        </w:r>
                      </w:p>
                      <w:p w:rsidR="007D2970" w:rsidRPr="00A03E65" w:rsidRDefault="007D2970" w:rsidP="007D2970">
                        <w:pPr>
                          <w:jc w:val="center"/>
                          <w:rPr>
                            <w:lang w:val="it-IT"/>
                          </w:rPr>
                        </w:pPr>
                      </w:p>
                    </w:txbxContent>
                  </v:textbox>
                </v:rect>
              </w:pict>
            </w:r>
          </w:p>
          <w:p w:rsidR="007D2970" w:rsidRPr="00C718C6" w:rsidRDefault="007D2970" w:rsidP="007D2970">
            <w:pPr>
              <w:spacing w:line="360" w:lineRule="auto"/>
              <w:jc w:val="both"/>
              <w:rPr>
                <w:b/>
                <w:color w:val="1F497D"/>
                <w:sz w:val="24"/>
                <w:szCs w:val="24"/>
              </w:rPr>
            </w:pPr>
          </w:p>
          <w:p w:rsidR="007D2970" w:rsidRPr="00C718C6" w:rsidRDefault="002D2E86" w:rsidP="007D2970">
            <w:pPr>
              <w:spacing w:line="360" w:lineRule="auto"/>
              <w:jc w:val="both"/>
              <w:rPr>
                <w:b/>
                <w:color w:val="1F497D"/>
                <w:sz w:val="24"/>
                <w:szCs w:val="24"/>
              </w:rPr>
            </w:pPr>
            <w:r w:rsidRPr="00C718C6">
              <w:rPr>
                <w:b/>
                <w:color w:val="1F497D"/>
                <w:sz w:val="24"/>
                <w:szCs w:val="24"/>
              </w:rPr>
              <w:pict>
                <v:line id="_x0000_s2230" style="position:absolute;left:0;text-align:left;z-index:251651584" from="99.5pt,10.4pt" to="99.5pt,23.4pt">
                  <v:stroke endarrow="block"/>
                </v:line>
              </w:pict>
            </w:r>
          </w:p>
          <w:p w:rsidR="007D2970" w:rsidRPr="00C718C6" w:rsidRDefault="002D2E86" w:rsidP="007D2970">
            <w:pPr>
              <w:spacing w:line="360" w:lineRule="auto"/>
              <w:jc w:val="both"/>
              <w:rPr>
                <w:b/>
                <w:color w:val="1F497D"/>
                <w:sz w:val="24"/>
                <w:szCs w:val="24"/>
              </w:rPr>
            </w:pPr>
            <w:r w:rsidRPr="00C718C6">
              <w:rPr>
                <w:b/>
                <w:color w:val="1F497D"/>
                <w:sz w:val="24"/>
                <w:szCs w:val="24"/>
              </w:rPr>
              <w:pict>
                <v:rect id="_x0000_s2135" style="position:absolute;left:0;text-align:left;margin-left:35.35pt;margin-top:3.9pt;width:125.5pt;height:35.05pt;z-index:251634176">
                  <v:textbox style="mso-next-textbox:#_x0000_s2135">
                    <w:txbxContent>
                      <w:p w:rsidR="007D2970" w:rsidRPr="00636E4C" w:rsidRDefault="00636E4C" w:rsidP="007D2970">
                        <w:pPr>
                          <w:jc w:val="center"/>
                          <w:rPr>
                            <w:sz w:val="22"/>
                            <w:szCs w:val="22"/>
                            <w:lang w:val="vi-VN"/>
                          </w:rPr>
                        </w:pPr>
                        <w:r w:rsidRPr="00636E4C">
                          <w:rPr>
                            <w:sz w:val="22"/>
                            <w:szCs w:val="22"/>
                            <w:lang w:val="vi-VN"/>
                          </w:rPr>
                          <w:t xml:space="preserve">Distribute and retrieve </w:t>
                        </w:r>
                        <w:r>
                          <w:rPr>
                            <w:sz w:val="22"/>
                            <w:szCs w:val="22"/>
                            <w:lang w:val="vi-VN"/>
                          </w:rPr>
                          <w:t xml:space="preserve">outdated </w:t>
                        </w:r>
                        <w:r w:rsidRPr="00636E4C">
                          <w:rPr>
                            <w:sz w:val="22"/>
                            <w:szCs w:val="22"/>
                            <w:lang w:val="vi-VN"/>
                          </w:rPr>
                          <w:t>documents</w:t>
                        </w:r>
                      </w:p>
                    </w:txbxContent>
                  </v:textbox>
                </v:rect>
              </w:pict>
            </w:r>
          </w:p>
          <w:p w:rsidR="007D2970" w:rsidRPr="00C718C6" w:rsidRDefault="002D2E86" w:rsidP="007D2970">
            <w:pPr>
              <w:spacing w:line="360" w:lineRule="auto"/>
              <w:jc w:val="both"/>
              <w:rPr>
                <w:b/>
                <w:color w:val="1F497D"/>
                <w:sz w:val="24"/>
                <w:szCs w:val="24"/>
              </w:rPr>
            </w:pPr>
            <w:r w:rsidRPr="00C718C6">
              <w:rPr>
                <w:b/>
                <w:color w:val="1F497D"/>
                <w:sz w:val="24"/>
                <w:szCs w:val="24"/>
              </w:rPr>
              <w:pict>
                <v:line id="_x0000_s2233" style="position:absolute;left:0;text-align:left;z-index:251652608" from="99.7pt,18.2pt" to="99.7pt,36.2pt">
                  <v:stroke endarrow="block"/>
                </v:line>
              </w:pict>
            </w:r>
          </w:p>
          <w:p w:rsidR="007D2970" w:rsidRPr="00C718C6" w:rsidRDefault="002D2E86" w:rsidP="007D2970">
            <w:pPr>
              <w:spacing w:line="360" w:lineRule="auto"/>
              <w:jc w:val="both"/>
              <w:rPr>
                <w:b/>
                <w:color w:val="1F497D"/>
                <w:sz w:val="24"/>
                <w:szCs w:val="24"/>
              </w:rPr>
            </w:pPr>
            <w:r w:rsidRPr="00C718C6">
              <w:rPr>
                <w:b/>
                <w:color w:val="1F497D"/>
                <w:sz w:val="24"/>
                <w:szCs w:val="24"/>
              </w:rPr>
              <w:pict>
                <v:rect id="_x0000_s2136" style="position:absolute;left:0;text-align:left;margin-left:35.35pt;margin-top:16.45pt;width:125.5pt;height:36pt;z-index:251635200">
                  <v:textbox style="mso-next-textbox:#_x0000_s2136">
                    <w:txbxContent>
                      <w:p w:rsidR="007D2970" w:rsidRDefault="00636E4C" w:rsidP="007D2970">
                        <w:pPr>
                          <w:jc w:val="center"/>
                          <w:rPr>
                            <w:sz w:val="22"/>
                            <w:szCs w:val="22"/>
                          </w:rPr>
                        </w:pPr>
                        <w:r>
                          <w:rPr>
                            <w:sz w:val="22"/>
                            <w:szCs w:val="22"/>
                            <w:lang w:val="vi-VN"/>
                          </w:rPr>
                          <w:t>Update to the List of documents</w:t>
                        </w:r>
                      </w:p>
                    </w:txbxContent>
                  </v:textbox>
                </v:rect>
              </w:pict>
            </w:r>
          </w:p>
          <w:p w:rsidR="007D2970" w:rsidRPr="00C718C6" w:rsidRDefault="007D2970" w:rsidP="007D2970">
            <w:pPr>
              <w:spacing w:line="360" w:lineRule="auto"/>
              <w:jc w:val="both"/>
              <w:rPr>
                <w:b/>
                <w:color w:val="1F497D"/>
                <w:sz w:val="24"/>
                <w:szCs w:val="24"/>
              </w:rPr>
            </w:pPr>
          </w:p>
          <w:p w:rsidR="007D2970" w:rsidRPr="00C718C6" w:rsidRDefault="002D2E86" w:rsidP="007D2970">
            <w:pPr>
              <w:spacing w:line="360" w:lineRule="auto"/>
              <w:jc w:val="both"/>
              <w:rPr>
                <w:b/>
                <w:color w:val="1F497D"/>
                <w:sz w:val="24"/>
                <w:szCs w:val="24"/>
              </w:rPr>
            </w:pPr>
            <w:r w:rsidRPr="00C718C6">
              <w:rPr>
                <w:b/>
                <w:color w:val="1F497D"/>
                <w:sz w:val="24"/>
                <w:szCs w:val="24"/>
              </w:rPr>
              <w:pict>
                <v:line id="_x0000_s2236" style="position:absolute;left:0;text-align:left;z-index:251653632" from="100pt,10.9pt" to="100pt,28.9pt">
                  <v:stroke endarrow="block"/>
                </v:line>
              </w:pict>
            </w:r>
            <w:r w:rsidR="007D2970" w:rsidRPr="00C718C6">
              <w:rPr>
                <w:b/>
                <w:color w:val="1F497D"/>
                <w:sz w:val="24"/>
                <w:szCs w:val="24"/>
              </w:rPr>
              <w:pict>
                <v:line id="_x0000_s2170" style="position:absolute;left:0;text-align:left;z-index:251623936" from="234.85pt,18.35pt" to="348.85pt,18.35pt"/>
              </w:pict>
            </w:r>
          </w:p>
          <w:p w:rsidR="007D2970" w:rsidRPr="00C718C6" w:rsidRDefault="002D2E86" w:rsidP="007D2970">
            <w:pPr>
              <w:spacing w:line="360" w:lineRule="auto"/>
              <w:jc w:val="both"/>
              <w:rPr>
                <w:b/>
                <w:color w:val="1F497D"/>
                <w:sz w:val="24"/>
                <w:szCs w:val="24"/>
              </w:rPr>
            </w:pPr>
            <w:r w:rsidRPr="00C718C6">
              <w:rPr>
                <w:b/>
                <w:color w:val="1F497D"/>
                <w:sz w:val="24"/>
                <w:szCs w:val="24"/>
              </w:rPr>
              <w:pict>
                <v:oval id="_x0000_s2150" style="position:absolute;left:0;text-align:left;margin-left:32.75pt;margin-top:8.2pt;width:135pt;height:27.25pt;z-index:251641344">
                  <v:textbox style="mso-next-textbox:#_x0000_s2150">
                    <w:txbxContent>
                      <w:p w:rsidR="007D2970" w:rsidRPr="00636E4C" w:rsidRDefault="00636E4C" w:rsidP="007D2970">
                        <w:pPr>
                          <w:jc w:val="center"/>
                          <w:rPr>
                            <w:sz w:val="22"/>
                            <w:szCs w:val="22"/>
                            <w:lang w:val="vi-VN"/>
                          </w:rPr>
                        </w:pPr>
                        <w:r>
                          <w:rPr>
                            <w:sz w:val="22"/>
                            <w:szCs w:val="22"/>
                            <w:lang w:val="vi-VN"/>
                          </w:rPr>
                          <w:t>Archive</w:t>
                        </w:r>
                      </w:p>
                      <w:p w:rsidR="007D2970" w:rsidRPr="00F77170" w:rsidRDefault="007D2970" w:rsidP="007D2970"/>
                    </w:txbxContent>
                  </v:textbox>
                </v:oval>
              </w:pict>
            </w:r>
          </w:p>
          <w:p w:rsidR="007D2970" w:rsidRPr="00C718C6" w:rsidRDefault="007D2970" w:rsidP="007D2970">
            <w:pPr>
              <w:spacing w:line="360" w:lineRule="auto"/>
              <w:jc w:val="both"/>
              <w:rPr>
                <w:b/>
                <w:color w:val="1F497D"/>
                <w:sz w:val="24"/>
                <w:szCs w:val="24"/>
              </w:rPr>
            </w:pPr>
          </w:p>
          <w:p w:rsidR="007D2970" w:rsidRPr="00C718C6" w:rsidRDefault="007D2970" w:rsidP="007D2970">
            <w:pPr>
              <w:spacing w:line="360" w:lineRule="auto"/>
              <w:jc w:val="both"/>
              <w:rPr>
                <w:b/>
                <w:color w:val="1F497D"/>
                <w:sz w:val="24"/>
                <w:szCs w:val="24"/>
              </w:rPr>
            </w:pPr>
          </w:p>
        </w:tc>
        <w:tc>
          <w:tcPr>
            <w:tcW w:w="2268" w:type="dxa"/>
            <w:tcBorders>
              <w:top w:val="single" w:sz="4" w:space="0" w:color="auto"/>
              <w:left w:val="single" w:sz="4" w:space="0" w:color="auto"/>
              <w:bottom w:val="single" w:sz="4" w:space="0" w:color="auto"/>
              <w:right w:val="single" w:sz="4" w:space="0" w:color="auto"/>
            </w:tcBorders>
          </w:tcPr>
          <w:p w:rsidR="007D2970" w:rsidRPr="00C718C6" w:rsidRDefault="00636E4C" w:rsidP="007D2970">
            <w:pPr>
              <w:spacing w:line="360" w:lineRule="auto"/>
              <w:jc w:val="both"/>
              <w:rPr>
                <w:b/>
                <w:color w:val="1F497D"/>
                <w:sz w:val="24"/>
                <w:szCs w:val="24"/>
              </w:rPr>
            </w:pPr>
            <w:r w:rsidRPr="00C718C6">
              <w:rPr>
                <w:b/>
                <w:color w:val="1F497D"/>
                <w:sz w:val="24"/>
                <w:szCs w:val="24"/>
              </w:rPr>
              <w:t>In the meeting</w:t>
            </w:r>
          </w:p>
          <w:p w:rsidR="007D2970" w:rsidRPr="00C718C6" w:rsidRDefault="007D2970" w:rsidP="007D2970">
            <w:pPr>
              <w:spacing w:line="360" w:lineRule="auto"/>
              <w:jc w:val="both"/>
              <w:rPr>
                <w:b/>
                <w:color w:val="1F497D"/>
                <w:sz w:val="24"/>
                <w:szCs w:val="24"/>
              </w:rPr>
            </w:pPr>
          </w:p>
          <w:p w:rsidR="007F4E3E" w:rsidRPr="00C718C6" w:rsidRDefault="007F4E3E" w:rsidP="007D2970">
            <w:pPr>
              <w:spacing w:line="360" w:lineRule="auto"/>
              <w:jc w:val="both"/>
              <w:rPr>
                <w:b/>
                <w:color w:val="1F497D"/>
                <w:sz w:val="24"/>
                <w:szCs w:val="24"/>
              </w:rPr>
            </w:pPr>
          </w:p>
          <w:p w:rsidR="00636E4C" w:rsidRPr="00C718C6" w:rsidRDefault="00636E4C" w:rsidP="00636E4C">
            <w:pPr>
              <w:spacing w:line="360" w:lineRule="auto"/>
              <w:jc w:val="both"/>
              <w:rPr>
                <w:b/>
                <w:color w:val="1F497D"/>
                <w:sz w:val="24"/>
                <w:szCs w:val="24"/>
              </w:rPr>
            </w:pPr>
            <w:r w:rsidRPr="00C718C6">
              <w:rPr>
                <w:b/>
                <w:color w:val="1F497D"/>
                <w:sz w:val="24"/>
                <w:szCs w:val="24"/>
              </w:rPr>
              <w:t>In the meeting</w:t>
            </w:r>
          </w:p>
          <w:p w:rsidR="007F4E3E" w:rsidRPr="00C718C6" w:rsidRDefault="007F4E3E" w:rsidP="007D2970">
            <w:pPr>
              <w:spacing w:line="360" w:lineRule="auto"/>
              <w:jc w:val="both"/>
              <w:rPr>
                <w:b/>
                <w:color w:val="1F497D"/>
                <w:sz w:val="24"/>
                <w:szCs w:val="24"/>
              </w:rPr>
            </w:pPr>
          </w:p>
          <w:p w:rsidR="00636E4C" w:rsidRPr="00C718C6" w:rsidRDefault="00636E4C" w:rsidP="00636E4C">
            <w:pPr>
              <w:spacing w:line="360" w:lineRule="auto"/>
              <w:jc w:val="both"/>
              <w:rPr>
                <w:b/>
                <w:color w:val="1F497D"/>
                <w:sz w:val="24"/>
                <w:szCs w:val="24"/>
              </w:rPr>
            </w:pPr>
            <w:r w:rsidRPr="00C718C6">
              <w:rPr>
                <w:b/>
                <w:color w:val="1F497D"/>
                <w:sz w:val="24"/>
                <w:szCs w:val="24"/>
              </w:rPr>
              <w:t>In the meeting</w:t>
            </w:r>
          </w:p>
          <w:p w:rsidR="007D2970" w:rsidRPr="00C718C6" w:rsidRDefault="007D2970" w:rsidP="007D2970">
            <w:pPr>
              <w:spacing w:line="360" w:lineRule="auto"/>
              <w:jc w:val="both"/>
              <w:rPr>
                <w:b/>
                <w:color w:val="1F497D"/>
                <w:sz w:val="24"/>
                <w:szCs w:val="24"/>
              </w:rPr>
            </w:pPr>
          </w:p>
          <w:p w:rsidR="007F4E3E" w:rsidRPr="00C718C6" w:rsidRDefault="007F4E3E" w:rsidP="007D2970">
            <w:pPr>
              <w:spacing w:line="360" w:lineRule="auto"/>
              <w:jc w:val="both"/>
              <w:rPr>
                <w:b/>
                <w:color w:val="1F497D"/>
                <w:sz w:val="24"/>
                <w:szCs w:val="24"/>
              </w:rPr>
            </w:pPr>
          </w:p>
          <w:p w:rsidR="007D2970" w:rsidRPr="00C718C6" w:rsidRDefault="007D2970" w:rsidP="007D2970">
            <w:pPr>
              <w:spacing w:line="360" w:lineRule="auto"/>
              <w:jc w:val="both"/>
              <w:rPr>
                <w:b/>
                <w:color w:val="1F497D"/>
                <w:sz w:val="24"/>
                <w:szCs w:val="24"/>
              </w:rPr>
            </w:pPr>
            <w:r w:rsidRPr="00C718C6">
              <w:rPr>
                <w:b/>
                <w:color w:val="1F497D"/>
                <w:sz w:val="24"/>
                <w:szCs w:val="24"/>
              </w:rPr>
              <w:pict>
                <v:line id="_x0000_s2165" style="position:absolute;left:0;text-align:left;z-index:251619840" from="-5.4pt,-14.7pt" to="108.6pt,-14.7pt"/>
              </w:pict>
            </w:r>
            <w:r w:rsidR="00636E4C" w:rsidRPr="00C718C6">
              <w:rPr>
                <w:b/>
                <w:color w:val="1F497D"/>
                <w:sz w:val="24"/>
                <w:szCs w:val="24"/>
              </w:rPr>
              <w:t>Complete documents</w:t>
            </w:r>
          </w:p>
          <w:p w:rsidR="00091AEC" w:rsidRPr="00C718C6" w:rsidRDefault="00091AEC" w:rsidP="007D2970">
            <w:pPr>
              <w:spacing w:line="360" w:lineRule="auto"/>
              <w:jc w:val="both"/>
              <w:rPr>
                <w:b/>
                <w:color w:val="1F497D"/>
                <w:sz w:val="24"/>
                <w:szCs w:val="24"/>
              </w:rPr>
            </w:pPr>
          </w:p>
          <w:p w:rsidR="00091AEC" w:rsidRPr="00C718C6" w:rsidRDefault="00091AEC" w:rsidP="007D2970">
            <w:pPr>
              <w:spacing w:line="360" w:lineRule="auto"/>
              <w:jc w:val="both"/>
              <w:rPr>
                <w:b/>
                <w:color w:val="1F497D"/>
                <w:sz w:val="24"/>
                <w:szCs w:val="24"/>
              </w:rPr>
            </w:pPr>
          </w:p>
          <w:p w:rsidR="00091AEC" w:rsidRPr="00C718C6" w:rsidRDefault="00091AEC" w:rsidP="007D2970">
            <w:pPr>
              <w:spacing w:line="360" w:lineRule="auto"/>
              <w:jc w:val="both"/>
              <w:rPr>
                <w:b/>
                <w:color w:val="1F497D"/>
                <w:sz w:val="24"/>
                <w:szCs w:val="24"/>
              </w:rPr>
            </w:pPr>
          </w:p>
          <w:p w:rsidR="00091AEC" w:rsidRPr="00C718C6" w:rsidRDefault="00091AEC" w:rsidP="007D2970">
            <w:pPr>
              <w:spacing w:line="360" w:lineRule="auto"/>
              <w:jc w:val="both"/>
              <w:rPr>
                <w:b/>
                <w:color w:val="1F497D"/>
                <w:sz w:val="24"/>
                <w:szCs w:val="24"/>
              </w:rPr>
            </w:pPr>
          </w:p>
          <w:p w:rsidR="007D2970" w:rsidRPr="00C718C6" w:rsidRDefault="00636E4C" w:rsidP="007D2970">
            <w:pPr>
              <w:spacing w:line="360" w:lineRule="auto"/>
              <w:jc w:val="both"/>
              <w:rPr>
                <w:b/>
                <w:color w:val="1F497D"/>
                <w:sz w:val="24"/>
                <w:szCs w:val="24"/>
              </w:rPr>
            </w:pPr>
            <w:r w:rsidRPr="00C718C6">
              <w:rPr>
                <w:b/>
                <w:color w:val="1F497D"/>
                <w:sz w:val="24"/>
                <w:szCs w:val="24"/>
              </w:rPr>
              <w:t>Completed documents</w:t>
            </w:r>
          </w:p>
          <w:p w:rsidR="00091AEC" w:rsidRPr="00C718C6" w:rsidRDefault="00091AEC" w:rsidP="007D2970">
            <w:pPr>
              <w:spacing w:line="360" w:lineRule="auto"/>
              <w:jc w:val="both"/>
              <w:rPr>
                <w:b/>
                <w:color w:val="1F497D"/>
                <w:sz w:val="24"/>
                <w:szCs w:val="24"/>
              </w:rPr>
            </w:pPr>
            <w:r w:rsidRPr="00C718C6">
              <w:rPr>
                <w:b/>
                <w:color w:val="1F497D"/>
                <w:sz w:val="24"/>
                <w:szCs w:val="24"/>
              </w:rPr>
              <w:pict>
                <v:line id="_x0000_s2185" style="position:absolute;left:0;text-align:left;z-index:251627008" from="-4.85pt,7.05pt" to="109.15pt,7.05pt"/>
              </w:pict>
            </w:r>
          </w:p>
          <w:p w:rsidR="007D2970" w:rsidRPr="00C718C6" w:rsidRDefault="00636E4C" w:rsidP="007D2970">
            <w:pPr>
              <w:spacing w:line="360" w:lineRule="auto"/>
              <w:jc w:val="both"/>
              <w:rPr>
                <w:b/>
                <w:color w:val="1F497D"/>
                <w:sz w:val="24"/>
                <w:szCs w:val="24"/>
              </w:rPr>
            </w:pPr>
            <w:r w:rsidRPr="00C718C6">
              <w:rPr>
                <w:b/>
                <w:color w:val="1F497D"/>
                <w:sz w:val="24"/>
                <w:szCs w:val="24"/>
              </w:rPr>
              <w:t>Completed documents</w:t>
            </w:r>
          </w:p>
          <w:p w:rsidR="007D2970" w:rsidRPr="00C718C6" w:rsidRDefault="00636E4C" w:rsidP="007D2970">
            <w:pPr>
              <w:spacing w:line="360" w:lineRule="auto"/>
              <w:jc w:val="both"/>
              <w:rPr>
                <w:b/>
                <w:color w:val="1F497D"/>
                <w:sz w:val="24"/>
                <w:szCs w:val="24"/>
              </w:rPr>
            </w:pPr>
            <w:r w:rsidRPr="00C718C6">
              <w:rPr>
                <w:b/>
                <w:color w:val="1F497D"/>
                <w:sz w:val="24"/>
                <w:szCs w:val="24"/>
              </w:rPr>
              <w:t>Seal</w:t>
            </w:r>
          </w:p>
          <w:p w:rsidR="007D2970" w:rsidRPr="00C718C6" w:rsidRDefault="00636E4C" w:rsidP="007D2970">
            <w:pPr>
              <w:spacing w:line="360" w:lineRule="auto"/>
              <w:jc w:val="both"/>
              <w:rPr>
                <w:b/>
                <w:color w:val="1F497D"/>
                <w:sz w:val="24"/>
                <w:szCs w:val="24"/>
              </w:rPr>
            </w:pPr>
            <w:r w:rsidRPr="00C718C6">
              <w:rPr>
                <w:b/>
                <w:color w:val="1F497D"/>
                <w:sz w:val="24"/>
                <w:szCs w:val="24"/>
              </w:rPr>
              <w:t>Document distribution form</w:t>
            </w:r>
          </w:p>
          <w:p w:rsidR="00091AEC" w:rsidRPr="00C718C6" w:rsidRDefault="00636E4C" w:rsidP="007D2970">
            <w:pPr>
              <w:spacing w:line="360" w:lineRule="auto"/>
              <w:jc w:val="both"/>
              <w:rPr>
                <w:b/>
                <w:color w:val="1F497D"/>
                <w:sz w:val="24"/>
                <w:szCs w:val="24"/>
              </w:rPr>
            </w:pPr>
            <w:r w:rsidRPr="00C718C6">
              <w:rPr>
                <w:b/>
                <w:color w:val="1F497D"/>
                <w:sz w:val="24"/>
                <w:szCs w:val="24"/>
              </w:rPr>
              <w:t>List of documents</w:t>
            </w:r>
          </w:p>
          <w:p w:rsidR="00636E4C" w:rsidRPr="00C718C6" w:rsidRDefault="00636E4C" w:rsidP="007D2970">
            <w:pPr>
              <w:spacing w:line="360" w:lineRule="auto"/>
              <w:jc w:val="both"/>
              <w:rPr>
                <w:b/>
                <w:color w:val="1F497D"/>
                <w:sz w:val="24"/>
                <w:szCs w:val="24"/>
              </w:rPr>
            </w:pPr>
          </w:p>
          <w:p w:rsidR="007D2970" w:rsidRPr="00C718C6" w:rsidRDefault="00F3428A" w:rsidP="00F3428A">
            <w:pPr>
              <w:spacing w:line="360" w:lineRule="auto"/>
              <w:rPr>
                <w:b/>
                <w:color w:val="1F497D"/>
                <w:sz w:val="24"/>
                <w:szCs w:val="24"/>
              </w:rPr>
            </w:pPr>
            <w:r>
              <w:rPr>
                <w:b/>
                <w:color w:val="1F497D"/>
                <w:sz w:val="24"/>
                <w:szCs w:val="24"/>
              </w:rPr>
              <w:t xml:space="preserve">The </w:t>
            </w:r>
            <w:r w:rsidR="00636E4C" w:rsidRPr="00C718C6">
              <w:rPr>
                <w:b/>
                <w:color w:val="1F497D"/>
                <w:sz w:val="24"/>
                <w:szCs w:val="24"/>
              </w:rPr>
              <w:t>above documents</w:t>
            </w:r>
          </w:p>
        </w:tc>
      </w:tr>
    </w:tbl>
    <w:p w:rsidR="007D2970" w:rsidRPr="005B1DDB" w:rsidRDefault="005B1DDB" w:rsidP="007D2970">
      <w:pPr>
        <w:spacing w:before="120" w:line="360" w:lineRule="auto"/>
        <w:jc w:val="both"/>
        <w:rPr>
          <w:b/>
          <w:bCs/>
          <w:sz w:val="24"/>
          <w:szCs w:val="24"/>
          <w:lang w:val="de-DE"/>
        </w:rPr>
      </w:pPr>
      <w:r w:rsidRPr="003B526F">
        <w:rPr>
          <w:b/>
          <w:bCs/>
          <w:sz w:val="24"/>
          <w:szCs w:val="24"/>
          <w:lang w:val="de-DE"/>
        </w:rPr>
        <w:t xml:space="preserve">5.1.2 </w:t>
      </w:r>
      <w:r w:rsidRPr="002F2F07">
        <w:rPr>
          <w:b/>
          <w:bCs/>
          <w:i/>
          <w:sz w:val="24"/>
          <w:szCs w:val="24"/>
          <w:lang w:val="de-DE"/>
        </w:rPr>
        <w:t>Kiểm soát tài liệu bên ngoài</w:t>
      </w:r>
      <w:r>
        <w:rPr>
          <w:b/>
          <w:bCs/>
          <w:i/>
          <w:sz w:val="24"/>
          <w:szCs w:val="24"/>
          <w:lang w:val="de-DE"/>
        </w:rPr>
        <w:t xml:space="preserve"> /</w:t>
      </w:r>
      <w:r w:rsidR="007D2970" w:rsidRPr="005B1DDB">
        <w:rPr>
          <w:b/>
          <w:bCs/>
          <w:color w:val="1F497D"/>
          <w:sz w:val="24"/>
          <w:szCs w:val="24"/>
          <w:lang w:val="fr-FR"/>
        </w:rPr>
        <w:t xml:space="preserve"> </w:t>
      </w:r>
      <w:r w:rsidR="00636E4C" w:rsidRPr="005B1DDB">
        <w:rPr>
          <w:b/>
          <w:bCs/>
          <w:i/>
          <w:color w:val="1F497D"/>
          <w:sz w:val="24"/>
          <w:szCs w:val="24"/>
          <w:lang w:val="fr-FR"/>
        </w:rPr>
        <w:t>External document control</w:t>
      </w:r>
      <w:r w:rsidR="007D2970" w:rsidRPr="005B1DDB">
        <w:rPr>
          <w:b/>
          <w:bCs/>
          <w:i/>
          <w:color w:val="1F497D"/>
          <w:sz w:val="24"/>
          <w:szCs w:val="24"/>
          <w:lang w:val="fr-FR"/>
        </w:rPr>
        <w:t>:</w:t>
      </w:r>
    </w:p>
    <w:p w:rsidR="005B1DDB" w:rsidRPr="00747110" w:rsidRDefault="005B1DDB" w:rsidP="005B1DDB">
      <w:pPr>
        <w:numPr>
          <w:ilvl w:val="0"/>
          <w:numId w:val="6"/>
        </w:numPr>
        <w:tabs>
          <w:tab w:val="clear" w:pos="1080"/>
          <w:tab w:val="num" w:pos="720"/>
          <w:tab w:val="left" w:pos="2127"/>
        </w:tabs>
        <w:spacing w:line="360" w:lineRule="auto"/>
        <w:ind w:left="720"/>
        <w:jc w:val="both"/>
        <w:rPr>
          <w:sz w:val="24"/>
          <w:szCs w:val="24"/>
          <w:lang w:val="de-DE"/>
        </w:rPr>
      </w:pPr>
      <w:r w:rsidRPr="00747110">
        <w:rPr>
          <w:sz w:val="24"/>
          <w:szCs w:val="24"/>
          <w:lang w:val="de-DE"/>
        </w:rPr>
        <w:t>Dấu hiệu kiểm soát tài liệu bên ngoài theo mục 4.2 của tài liệu này;</w:t>
      </w:r>
    </w:p>
    <w:p w:rsidR="00910490" w:rsidRPr="00C718C6" w:rsidRDefault="00910490" w:rsidP="00910490">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Seal of controlling external documents according to section 4.2 herein;</w:t>
      </w:r>
    </w:p>
    <w:p w:rsidR="005B1DDB" w:rsidRPr="001E4534" w:rsidRDefault="005B1DDB" w:rsidP="005B1DDB">
      <w:pPr>
        <w:numPr>
          <w:ilvl w:val="0"/>
          <w:numId w:val="6"/>
        </w:numPr>
        <w:tabs>
          <w:tab w:val="clear" w:pos="1080"/>
          <w:tab w:val="num" w:pos="720"/>
          <w:tab w:val="left" w:pos="2127"/>
        </w:tabs>
        <w:spacing w:line="360" w:lineRule="auto"/>
        <w:ind w:left="720"/>
        <w:jc w:val="both"/>
        <w:rPr>
          <w:sz w:val="24"/>
          <w:szCs w:val="24"/>
          <w:lang w:val="de-DE"/>
        </w:rPr>
      </w:pPr>
      <w:r w:rsidRPr="001E4534">
        <w:rPr>
          <w:sz w:val="24"/>
          <w:szCs w:val="24"/>
          <w:lang w:val="de-DE"/>
        </w:rPr>
        <w:t xml:space="preserve">Việc kiểm soát tài liệu bên ngoài: Các đơn vị được nhận và sử dụng tài liệu bên ngoài thì lập </w:t>
      </w:r>
      <w:hyperlink r:id="rId10" w:history="1">
        <w:r w:rsidRPr="00E53C2E">
          <w:rPr>
            <w:rStyle w:val="a9"/>
            <w:sz w:val="24"/>
            <w:szCs w:val="24"/>
            <w:lang w:val="de-DE"/>
          </w:rPr>
          <w:t>Danh mục tài liệu bên ngoài</w:t>
        </w:r>
      </w:hyperlink>
      <w:r w:rsidRPr="001E4534">
        <w:rPr>
          <w:sz w:val="24"/>
          <w:szCs w:val="24"/>
          <w:lang w:val="de-DE"/>
        </w:rPr>
        <w:t xml:space="preserve">. </w:t>
      </w:r>
    </w:p>
    <w:p w:rsidR="00910490" w:rsidRPr="00C718C6" w:rsidRDefault="00910490" w:rsidP="00910490">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Control of external documents: Units receiving and using external documents shall make a </w:t>
      </w:r>
      <w:r w:rsidRPr="00C718C6">
        <w:rPr>
          <w:rStyle w:val="a9"/>
          <w:color w:val="1F497D"/>
          <w:sz w:val="24"/>
        </w:rPr>
        <w:t>list of external documents</w:t>
      </w:r>
      <w:r w:rsidRPr="00C718C6">
        <w:rPr>
          <w:color w:val="1F497D"/>
          <w:sz w:val="24"/>
          <w:szCs w:val="24"/>
        </w:rPr>
        <w:t>.</w:t>
      </w:r>
    </w:p>
    <w:p w:rsidR="007D2970" w:rsidRPr="00C718C6" w:rsidRDefault="005B1DDB" w:rsidP="007D2970">
      <w:pPr>
        <w:spacing w:before="120" w:line="360" w:lineRule="auto"/>
        <w:jc w:val="both"/>
        <w:rPr>
          <w:b/>
          <w:bCs/>
          <w:i/>
          <w:iCs/>
          <w:color w:val="1F497D"/>
          <w:sz w:val="24"/>
          <w:szCs w:val="24"/>
        </w:rPr>
      </w:pPr>
      <w:r w:rsidRPr="001E4534">
        <w:rPr>
          <w:b/>
          <w:bCs/>
          <w:i/>
          <w:iCs/>
          <w:sz w:val="24"/>
          <w:szCs w:val="24"/>
          <w:lang w:val="de-DE"/>
        </w:rPr>
        <w:t>5.2 Hình thức trình bày tài liệ</w:t>
      </w:r>
      <w:r>
        <w:rPr>
          <w:b/>
          <w:bCs/>
          <w:i/>
          <w:iCs/>
          <w:sz w:val="24"/>
          <w:szCs w:val="24"/>
          <w:lang w:val="de-DE"/>
        </w:rPr>
        <w:t>u /</w:t>
      </w:r>
      <w:r w:rsidR="007D2970" w:rsidRPr="00C718C6">
        <w:rPr>
          <w:b/>
          <w:bCs/>
          <w:i/>
          <w:iCs/>
          <w:color w:val="1F497D"/>
          <w:sz w:val="24"/>
          <w:szCs w:val="24"/>
        </w:rPr>
        <w:t xml:space="preserve"> </w:t>
      </w:r>
      <w:r w:rsidR="00910490" w:rsidRPr="00C718C6">
        <w:rPr>
          <w:b/>
          <w:bCs/>
          <w:i/>
          <w:iCs/>
          <w:color w:val="1F497D"/>
          <w:sz w:val="24"/>
          <w:szCs w:val="24"/>
        </w:rPr>
        <w:t>Presentation methods</w:t>
      </w:r>
      <w:r w:rsidR="007D2970" w:rsidRPr="00C718C6">
        <w:rPr>
          <w:b/>
          <w:bCs/>
          <w:i/>
          <w:iCs/>
          <w:color w:val="1F497D"/>
          <w:sz w:val="24"/>
          <w:szCs w:val="24"/>
        </w:rPr>
        <w:t>:</w:t>
      </w:r>
    </w:p>
    <w:p w:rsidR="000F471F" w:rsidRPr="001E4534" w:rsidRDefault="000F471F" w:rsidP="000F471F">
      <w:pPr>
        <w:spacing w:line="360" w:lineRule="auto"/>
        <w:ind w:firstLine="360"/>
        <w:jc w:val="both"/>
        <w:rPr>
          <w:sz w:val="24"/>
          <w:szCs w:val="24"/>
          <w:lang w:val="de-DE"/>
        </w:rPr>
      </w:pPr>
      <w:r w:rsidRPr="001E4534">
        <w:rPr>
          <w:sz w:val="24"/>
          <w:szCs w:val="24"/>
          <w:lang w:val="de-DE"/>
        </w:rPr>
        <w:t>Các qui trình được qui định trình bày giống trang 1, trang 2 của tài liệu này.</w:t>
      </w:r>
    </w:p>
    <w:p w:rsidR="00910490" w:rsidRPr="00C718C6" w:rsidRDefault="00910490" w:rsidP="00910490">
      <w:pPr>
        <w:spacing w:line="360" w:lineRule="auto"/>
        <w:ind w:firstLine="360"/>
        <w:jc w:val="both"/>
        <w:rPr>
          <w:color w:val="1F497D"/>
          <w:sz w:val="24"/>
          <w:szCs w:val="24"/>
        </w:rPr>
      </w:pPr>
      <w:r w:rsidRPr="00C718C6">
        <w:rPr>
          <w:color w:val="1F497D"/>
          <w:sz w:val="24"/>
          <w:szCs w:val="24"/>
        </w:rPr>
        <w:t>The procedures specified are described as pages 1 and 2 of this document.</w:t>
      </w:r>
    </w:p>
    <w:p w:rsidR="000F471F" w:rsidRPr="003B526F" w:rsidRDefault="000F471F" w:rsidP="000F471F">
      <w:pPr>
        <w:spacing w:line="360" w:lineRule="auto"/>
        <w:ind w:firstLine="360"/>
        <w:jc w:val="both"/>
        <w:rPr>
          <w:sz w:val="24"/>
          <w:szCs w:val="24"/>
          <w:lang w:val="it-IT"/>
        </w:rPr>
      </w:pPr>
      <w:r>
        <w:rPr>
          <w:sz w:val="24"/>
          <w:szCs w:val="24"/>
          <w:lang w:val="it-IT"/>
        </w:rPr>
        <w:t>Các biểu mẫu có 3</w:t>
      </w:r>
      <w:r w:rsidRPr="003B526F">
        <w:rPr>
          <w:sz w:val="24"/>
          <w:szCs w:val="24"/>
          <w:lang w:val="it-IT"/>
        </w:rPr>
        <w:t xml:space="preserve"> loại:</w:t>
      </w:r>
    </w:p>
    <w:p w:rsidR="00910490" w:rsidRPr="00C718C6" w:rsidRDefault="00910490" w:rsidP="00910490">
      <w:pPr>
        <w:spacing w:line="360" w:lineRule="auto"/>
        <w:ind w:firstLine="360"/>
        <w:jc w:val="both"/>
        <w:rPr>
          <w:color w:val="1F497D"/>
          <w:sz w:val="24"/>
          <w:szCs w:val="24"/>
        </w:rPr>
      </w:pPr>
      <w:r w:rsidRPr="00C718C6">
        <w:rPr>
          <w:color w:val="1F497D"/>
          <w:sz w:val="24"/>
          <w:szCs w:val="24"/>
        </w:rPr>
        <w:t>There are 3 types of forms:</w:t>
      </w:r>
    </w:p>
    <w:p w:rsidR="000F471F" w:rsidRDefault="000F471F" w:rsidP="000F471F">
      <w:pPr>
        <w:numPr>
          <w:ilvl w:val="0"/>
          <w:numId w:val="6"/>
        </w:numPr>
        <w:tabs>
          <w:tab w:val="clear" w:pos="1080"/>
          <w:tab w:val="num" w:pos="720"/>
          <w:tab w:val="left" w:pos="2127"/>
        </w:tabs>
        <w:spacing w:line="360" w:lineRule="auto"/>
        <w:ind w:left="720"/>
        <w:jc w:val="both"/>
        <w:rPr>
          <w:sz w:val="24"/>
          <w:szCs w:val="24"/>
          <w:lang w:val="it-IT"/>
        </w:rPr>
      </w:pPr>
      <w:r w:rsidRPr="003B526F">
        <w:rPr>
          <w:sz w:val="24"/>
          <w:szCs w:val="24"/>
          <w:lang w:val="it-IT"/>
        </w:rPr>
        <w:t xml:space="preserve">Đối với </w:t>
      </w:r>
      <w:r>
        <w:rPr>
          <w:sz w:val="24"/>
          <w:szCs w:val="24"/>
          <w:lang w:val="it-IT"/>
        </w:rPr>
        <w:t xml:space="preserve">các văn bản hành chính </w:t>
      </w:r>
      <w:r w:rsidRPr="003B526F">
        <w:rPr>
          <w:sz w:val="24"/>
          <w:szCs w:val="24"/>
          <w:lang w:val="it-IT"/>
        </w:rPr>
        <w:t xml:space="preserve">gửi </w:t>
      </w:r>
      <w:r>
        <w:rPr>
          <w:sz w:val="24"/>
          <w:szCs w:val="24"/>
          <w:lang w:val="it-IT"/>
        </w:rPr>
        <w:t xml:space="preserve">cho </w:t>
      </w:r>
      <w:r w:rsidRPr="003B526F">
        <w:rPr>
          <w:sz w:val="24"/>
          <w:szCs w:val="24"/>
          <w:lang w:val="it-IT"/>
        </w:rPr>
        <w:t xml:space="preserve">các cơ quan </w:t>
      </w:r>
      <w:r>
        <w:rPr>
          <w:sz w:val="24"/>
          <w:szCs w:val="24"/>
          <w:lang w:val="it-IT"/>
        </w:rPr>
        <w:t>quản lý nhà nước</w:t>
      </w:r>
      <w:r w:rsidRPr="003B526F">
        <w:rPr>
          <w:sz w:val="24"/>
          <w:szCs w:val="24"/>
          <w:lang w:val="it-IT"/>
        </w:rPr>
        <w:t xml:space="preserve"> nhà nước</w:t>
      </w:r>
      <w:r>
        <w:rPr>
          <w:sz w:val="24"/>
          <w:szCs w:val="24"/>
          <w:lang w:val="it-IT"/>
        </w:rPr>
        <w:t>,</w:t>
      </w:r>
      <w:r w:rsidRPr="003B526F">
        <w:rPr>
          <w:sz w:val="24"/>
          <w:szCs w:val="24"/>
          <w:lang w:val="it-IT"/>
        </w:rPr>
        <w:t xml:space="preserve"> trình bày theo </w:t>
      </w:r>
      <w:r>
        <w:rPr>
          <w:sz w:val="24"/>
          <w:szCs w:val="24"/>
          <w:lang w:val="it-IT"/>
        </w:rPr>
        <w:t>hướng dẫn thể thức văn bản (</w:t>
      </w:r>
      <w:hyperlink w:anchor="thethucvb" w:history="1">
        <w:r w:rsidRPr="00C967D6">
          <w:rPr>
            <w:rStyle w:val="a9"/>
            <w:sz w:val="24"/>
            <w:szCs w:val="24"/>
            <w:lang w:val="it-IT"/>
          </w:rPr>
          <w:t>tại m</w:t>
        </w:r>
        <w:r w:rsidRPr="00C967D6">
          <w:rPr>
            <w:rStyle w:val="a9"/>
            <w:sz w:val="24"/>
            <w:szCs w:val="24"/>
            <w:lang w:val="it-IT"/>
          </w:rPr>
          <w:t>ụ</w:t>
        </w:r>
        <w:r w:rsidRPr="00C967D6">
          <w:rPr>
            <w:rStyle w:val="a9"/>
            <w:sz w:val="24"/>
            <w:szCs w:val="24"/>
            <w:lang w:val="it-IT"/>
          </w:rPr>
          <w:t>c 3</w:t>
        </w:r>
      </w:hyperlink>
      <w:r>
        <w:rPr>
          <w:sz w:val="24"/>
          <w:szCs w:val="24"/>
          <w:lang w:val="it-IT"/>
        </w:rPr>
        <w:t>)</w:t>
      </w:r>
      <w:r w:rsidRPr="003B526F">
        <w:rPr>
          <w:sz w:val="24"/>
          <w:szCs w:val="24"/>
          <w:lang w:val="it-IT"/>
        </w:rPr>
        <w:t>;</w:t>
      </w:r>
    </w:p>
    <w:p w:rsidR="00910490" w:rsidRPr="00C718C6" w:rsidRDefault="00910490" w:rsidP="00910490">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For administrative documents sent to the State management agencies: presented according to the guidance of document procedures (</w:t>
      </w:r>
      <w:r w:rsidRPr="00C718C6">
        <w:rPr>
          <w:rStyle w:val="a9"/>
          <w:color w:val="1F497D"/>
          <w:sz w:val="22"/>
        </w:rPr>
        <w:t>in Section 3</w:t>
      </w:r>
      <w:r w:rsidRPr="00C718C6">
        <w:rPr>
          <w:color w:val="1F497D"/>
          <w:sz w:val="24"/>
          <w:szCs w:val="24"/>
        </w:rPr>
        <w:t>);</w:t>
      </w:r>
    </w:p>
    <w:p w:rsidR="000F471F" w:rsidRPr="003B526F" w:rsidRDefault="000F471F" w:rsidP="000F471F">
      <w:pPr>
        <w:numPr>
          <w:ilvl w:val="0"/>
          <w:numId w:val="6"/>
        </w:numPr>
        <w:tabs>
          <w:tab w:val="clear" w:pos="1080"/>
          <w:tab w:val="num" w:pos="720"/>
          <w:tab w:val="left" w:pos="2127"/>
        </w:tabs>
        <w:spacing w:line="360" w:lineRule="auto"/>
        <w:ind w:left="720"/>
        <w:jc w:val="both"/>
        <w:rPr>
          <w:sz w:val="24"/>
          <w:szCs w:val="24"/>
          <w:lang w:val="it-IT"/>
        </w:rPr>
      </w:pPr>
      <w:r w:rsidRPr="003B526F">
        <w:rPr>
          <w:sz w:val="24"/>
          <w:szCs w:val="24"/>
          <w:lang w:val="it-IT"/>
        </w:rPr>
        <w:t xml:space="preserve">Đối với </w:t>
      </w:r>
      <w:r>
        <w:rPr>
          <w:sz w:val="24"/>
          <w:szCs w:val="24"/>
          <w:lang w:val="it-IT"/>
        </w:rPr>
        <w:t>văn bản</w:t>
      </w:r>
      <w:r w:rsidRPr="003B526F">
        <w:rPr>
          <w:sz w:val="24"/>
          <w:szCs w:val="24"/>
          <w:lang w:val="it-IT"/>
        </w:rPr>
        <w:t xml:space="preserve"> gửi các </w:t>
      </w:r>
      <w:r w:rsidRPr="00B5726B">
        <w:rPr>
          <w:sz w:val="24"/>
          <w:szCs w:val="24"/>
          <w:lang w:val="it-IT"/>
        </w:rPr>
        <w:t>đối</w:t>
      </w:r>
      <w:r>
        <w:rPr>
          <w:sz w:val="24"/>
          <w:szCs w:val="24"/>
          <w:lang w:val="it-IT"/>
        </w:rPr>
        <w:t xml:space="preserve"> t</w:t>
      </w:r>
      <w:r w:rsidRPr="00B5726B">
        <w:rPr>
          <w:sz w:val="24"/>
          <w:szCs w:val="24"/>
          <w:lang w:val="it-IT"/>
        </w:rPr>
        <w:t>ác</w:t>
      </w:r>
      <w:r>
        <w:rPr>
          <w:sz w:val="24"/>
          <w:szCs w:val="24"/>
          <w:lang w:val="it-IT"/>
        </w:rPr>
        <w:t xml:space="preserve"> c</w:t>
      </w:r>
      <w:r w:rsidRPr="00B5726B">
        <w:rPr>
          <w:sz w:val="24"/>
          <w:szCs w:val="24"/>
          <w:lang w:val="it-IT"/>
        </w:rPr>
        <w:t>ủa</w:t>
      </w:r>
      <w:r>
        <w:rPr>
          <w:sz w:val="24"/>
          <w:szCs w:val="24"/>
          <w:lang w:val="it-IT"/>
        </w:rPr>
        <w:t xml:space="preserve"> Công ty tr</w:t>
      </w:r>
      <w:r w:rsidRPr="00B5726B">
        <w:rPr>
          <w:sz w:val="24"/>
          <w:szCs w:val="24"/>
          <w:lang w:val="it-IT"/>
        </w:rPr>
        <w:t>ình</w:t>
      </w:r>
      <w:r>
        <w:rPr>
          <w:sz w:val="24"/>
          <w:szCs w:val="24"/>
          <w:lang w:val="it-IT"/>
        </w:rPr>
        <w:t xml:space="preserve"> b</w:t>
      </w:r>
      <w:r w:rsidRPr="00B5726B">
        <w:rPr>
          <w:sz w:val="24"/>
          <w:szCs w:val="24"/>
          <w:lang w:val="it-IT"/>
        </w:rPr>
        <w:t>à</w:t>
      </w:r>
      <w:r>
        <w:rPr>
          <w:sz w:val="24"/>
          <w:szCs w:val="24"/>
          <w:lang w:val="it-IT"/>
        </w:rPr>
        <w:t>y theo m</w:t>
      </w:r>
      <w:r w:rsidRPr="00B5726B">
        <w:rPr>
          <w:sz w:val="24"/>
          <w:szCs w:val="24"/>
          <w:lang w:val="it-IT"/>
        </w:rPr>
        <w:t>ẫu</w:t>
      </w:r>
      <w:r>
        <w:rPr>
          <w:sz w:val="24"/>
          <w:szCs w:val="24"/>
          <w:lang w:val="it-IT"/>
        </w:rPr>
        <w:t xml:space="preserve"> v</w:t>
      </w:r>
      <w:r w:rsidRPr="00B5726B">
        <w:rPr>
          <w:sz w:val="24"/>
          <w:szCs w:val="24"/>
          <w:lang w:val="it-IT"/>
        </w:rPr>
        <w:t>ă</w:t>
      </w:r>
      <w:r>
        <w:rPr>
          <w:sz w:val="24"/>
          <w:szCs w:val="24"/>
          <w:lang w:val="it-IT"/>
        </w:rPr>
        <w:t>n b</w:t>
      </w:r>
      <w:r w:rsidRPr="00B5726B">
        <w:rPr>
          <w:sz w:val="24"/>
          <w:szCs w:val="24"/>
          <w:lang w:val="it-IT"/>
        </w:rPr>
        <w:t>ản</w:t>
      </w:r>
      <w:r>
        <w:rPr>
          <w:sz w:val="24"/>
          <w:szCs w:val="24"/>
          <w:lang w:val="it-IT"/>
        </w:rPr>
        <w:t xml:space="preserve"> c</w:t>
      </w:r>
      <w:r w:rsidRPr="00B5726B">
        <w:rPr>
          <w:sz w:val="24"/>
          <w:szCs w:val="24"/>
          <w:lang w:val="it-IT"/>
        </w:rPr>
        <w:t>ó</w:t>
      </w:r>
      <w:r>
        <w:rPr>
          <w:sz w:val="24"/>
          <w:szCs w:val="24"/>
          <w:lang w:val="it-IT"/>
        </w:rPr>
        <w:t xml:space="preserve"> Logo, t</w:t>
      </w:r>
      <w:r w:rsidRPr="00B5726B">
        <w:rPr>
          <w:sz w:val="24"/>
          <w:szCs w:val="24"/>
          <w:lang w:val="it-IT"/>
        </w:rPr>
        <w:t>ê</w:t>
      </w:r>
      <w:r>
        <w:rPr>
          <w:sz w:val="24"/>
          <w:szCs w:val="24"/>
          <w:lang w:val="it-IT"/>
        </w:rPr>
        <w:t xml:space="preserve">n, </w:t>
      </w:r>
      <w:r w:rsidRPr="00B5726B">
        <w:rPr>
          <w:sz w:val="24"/>
          <w:szCs w:val="24"/>
          <w:lang w:val="it-IT"/>
        </w:rPr>
        <w:t>địa</w:t>
      </w:r>
      <w:r>
        <w:rPr>
          <w:sz w:val="24"/>
          <w:szCs w:val="24"/>
          <w:lang w:val="it-IT"/>
        </w:rPr>
        <w:t xml:space="preserve"> ch</w:t>
      </w:r>
      <w:r w:rsidRPr="00B5726B">
        <w:rPr>
          <w:sz w:val="24"/>
          <w:szCs w:val="24"/>
          <w:lang w:val="it-IT"/>
        </w:rPr>
        <w:t>ỉ</w:t>
      </w:r>
      <w:r>
        <w:rPr>
          <w:sz w:val="24"/>
          <w:szCs w:val="24"/>
          <w:lang w:val="it-IT"/>
        </w:rPr>
        <w:t>, s</w:t>
      </w:r>
      <w:r w:rsidRPr="00B5726B">
        <w:rPr>
          <w:sz w:val="24"/>
          <w:szCs w:val="24"/>
          <w:lang w:val="it-IT"/>
        </w:rPr>
        <w:t>ố</w:t>
      </w:r>
      <w:r>
        <w:rPr>
          <w:sz w:val="24"/>
          <w:szCs w:val="24"/>
          <w:lang w:val="it-IT"/>
        </w:rPr>
        <w:t xml:space="preserve"> </w:t>
      </w:r>
      <w:r w:rsidRPr="00B5726B">
        <w:rPr>
          <w:sz w:val="24"/>
          <w:szCs w:val="24"/>
          <w:lang w:val="it-IT"/>
        </w:rPr>
        <w:t>đ</w:t>
      </w:r>
      <w:r>
        <w:rPr>
          <w:sz w:val="24"/>
          <w:szCs w:val="24"/>
          <w:lang w:val="it-IT"/>
        </w:rPr>
        <w:t>i</w:t>
      </w:r>
      <w:r w:rsidRPr="00B5726B">
        <w:rPr>
          <w:sz w:val="24"/>
          <w:szCs w:val="24"/>
          <w:lang w:val="it-IT"/>
        </w:rPr>
        <w:t>ện</w:t>
      </w:r>
      <w:r>
        <w:rPr>
          <w:sz w:val="24"/>
          <w:szCs w:val="24"/>
          <w:lang w:val="it-IT"/>
        </w:rPr>
        <w:t xml:space="preserve"> tho</w:t>
      </w:r>
      <w:r w:rsidRPr="00B5726B">
        <w:rPr>
          <w:sz w:val="24"/>
          <w:szCs w:val="24"/>
          <w:lang w:val="it-IT"/>
        </w:rPr>
        <w:t>ại</w:t>
      </w:r>
      <w:r>
        <w:rPr>
          <w:sz w:val="24"/>
          <w:szCs w:val="24"/>
          <w:lang w:val="it-IT"/>
        </w:rPr>
        <w:t>, .v.v..c</w:t>
      </w:r>
      <w:r w:rsidRPr="00B5726B">
        <w:rPr>
          <w:sz w:val="24"/>
          <w:szCs w:val="24"/>
          <w:lang w:val="it-IT"/>
        </w:rPr>
        <w:t>ủa</w:t>
      </w:r>
      <w:r>
        <w:rPr>
          <w:sz w:val="24"/>
          <w:szCs w:val="24"/>
          <w:lang w:val="it-IT"/>
        </w:rPr>
        <w:t xml:space="preserve"> Công ty.</w:t>
      </w:r>
    </w:p>
    <w:p w:rsidR="00910490" w:rsidRPr="00C718C6" w:rsidRDefault="00910490" w:rsidP="00910490">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For documents sent to partners of the Company: presented in the form of a document containing the Company’s Logo, name, address, telephone number, etc.</w:t>
      </w:r>
    </w:p>
    <w:p w:rsidR="000F471F" w:rsidRDefault="000F471F" w:rsidP="000F471F">
      <w:pPr>
        <w:numPr>
          <w:ilvl w:val="0"/>
          <w:numId w:val="6"/>
        </w:numPr>
        <w:tabs>
          <w:tab w:val="clear" w:pos="1080"/>
          <w:tab w:val="num" w:pos="720"/>
          <w:tab w:val="left" w:pos="2127"/>
        </w:tabs>
        <w:spacing w:line="360" w:lineRule="auto"/>
        <w:ind w:left="720"/>
        <w:jc w:val="both"/>
        <w:rPr>
          <w:sz w:val="24"/>
          <w:szCs w:val="24"/>
          <w:lang w:val="it-IT"/>
        </w:rPr>
      </w:pPr>
      <w:r w:rsidRPr="003B526F">
        <w:rPr>
          <w:sz w:val="24"/>
          <w:szCs w:val="24"/>
          <w:lang w:val="it-IT"/>
        </w:rPr>
        <w:t xml:space="preserve">Các văn bản, báo cáo sử dụng cho các hoạt động khác nhau trong </w:t>
      </w:r>
      <w:r>
        <w:rPr>
          <w:sz w:val="24"/>
          <w:szCs w:val="24"/>
          <w:lang w:val="it-IT"/>
        </w:rPr>
        <w:t>n</w:t>
      </w:r>
      <w:r w:rsidRPr="00B5726B">
        <w:rPr>
          <w:sz w:val="24"/>
          <w:szCs w:val="24"/>
          <w:lang w:val="it-IT"/>
        </w:rPr>
        <w:t>ội</w:t>
      </w:r>
      <w:r>
        <w:rPr>
          <w:sz w:val="24"/>
          <w:szCs w:val="24"/>
          <w:lang w:val="it-IT"/>
        </w:rPr>
        <w:t xml:space="preserve"> b</w:t>
      </w:r>
      <w:r w:rsidRPr="00B5726B">
        <w:rPr>
          <w:sz w:val="24"/>
          <w:szCs w:val="24"/>
          <w:lang w:val="it-IT"/>
        </w:rPr>
        <w:t>ộ</w:t>
      </w:r>
      <w:r>
        <w:rPr>
          <w:sz w:val="24"/>
          <w:szCs w:val="24"/>
          <w:lang w:val="it-IT"/>
        </w:rPr>
        <w:t xml:space="preserve"> Công ty, trình bày theo các biểu mẫu</w:t>
      </w:r>
      <w:r w:rsidRPr="003B526F">
        <w:rPr>
          <w:sz w:val="24"/>
          <w:szCs w:val="24"/>
          <w:lang w:val="it-IT"/>
        </w:rPr>
        <w:t xml:space="preserve"> đã qui định trong các qui trình đã ban hành, nhưng cần lưu ý phải in trên giấy có </w:t>
      </w:r>
      <w:r>
        <w:rPr>
          <w:sz w:val="24"/>
          <w:szCs w:val="24"/>
          <w:lang w:val="it-IT"/>
        </w:rPr>
        <w:t>Logo và tiêu đề, hoặc L</w:t>
      </w:r>
      <w:r w:rsidRPr="003B526F">
        <w:rPr>
          <w:sz w:val="24"/>
          <w:szCs w:val="24"/>
          <w:lang w:val="it-IT"/>
        </w:rPr>
        <w:t>ogo và có mã số, ngày ban hành, để kiểm soát.</w:t>
      </w:r>
    </w:p>
    <w:p w:rsidR="00910490" w:rsidRPr="00C718C6" w:rsidRDefault="00910490" w:rsidP="00910490">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Documents, reports used for different activities within the Company: presented in the forms prescribed in the issued procedures but need to be printed on the paper with Logo and title or Logo and code, date of issue for control.</w:t>
      </w:r>
    </w:p>
    <w:p w:rsidR="000F471F" w:rsidRDefault="000F471F" w:rsidP="000F471F">
      <w:pPr>
        <w:numPr>
          <w:ilvl w:val="0"/>
          <w:numId w:val="6"/>
        </w:numPr>
        <w:tabs>
          <w:tab w:val="clear" w:pos="1080"/>
          <w:tab w:val="num" w:pos="720"/>
          <w:tab w:val="left" w:pos="2127"/>
        </w:tabs>
        <w:spacing w:line="360" w:lineRule="auto"/>
        <w:ind w:left="720"/>
        <w:jc w:val="both"/>
        <w:rPr>
          <w:sz w:val="24"/>
          <w:szCs w:val="24"/>
          <w:lang w:val="it-IT"/>
        </w:rPr>
      </w:pPr>
      <w:r>
        <w:rPr>
          <w:sz w:val="24"/>
          <w:szCs w:val="24"/>
          <w:lang w:val="it-IT"/>
        </w:rPr>
        <w:t>Ghi ch</w:t>
      </w:r>
      <w:r w:rsidRPr="00F75D8B">
        <w:rPr>
          <w:sz w:val="24"/>
          <w:szCs w:val="24"/>
          <w:lang w:val="it-IT"/>
        </w:rPr>
        <w:t>ú</w:t>
      </w:r>
      <w:r>
        <w:rPr>
          <w:sz w:val="24"/>
          <w:szCs w:val="24"/>
          <w:lang w:val="it-IT"/>
        </w:rPr>
        <w:t>: Một số bi</w:t>
      </w:r>
      <w:r w:rsidRPr="00F75D8B">
        <w:rPr>
          <w:sz w:val="24"/>
          <w:szCs w:val="24"/>
          <w:lang w:val="it-IT"/>
        </w:rPr>
        <w:t>ểu</w:t>
      </w:r>
      <w:r>
        <w:rPr>
          <w:sz w:val="24"/>
          <w:szCs w:val="24"/>
          <w:lang w:val="it-IT"/>
        </w:rPr>
        <w:t xml:space="preserve"> m</w:t>
      </w:r>
      <w:r w:rsidRPr="00F75D8B">
        <w:rPr>
          <w:sz w:val="24"/>
          <w:szCs w:val="24"/>
          <w:lang w:val="it-IT"/>
        </w:rPr>
        <w:t>ẫu</w:t>
      </w:r>
      <w:r>
        <w:rPr>
          <w:sz w:val="24"/>
          <w:szCs w:val="24"/>
          <w:lang w:val="it-IT"/>
        </w:rPr>
        <w:t xml:space="preserve"> có v</w:t>
      </w:r>
      <w:r w:rsidRPr="00F75D8B">
        <w:rPr>
          <w:sz w:val="24"/>
          <w:szCs w:val="24"/>
          <w:lang w:val="it-IT"/>
        </w:rPr>
        <w:t>ị</w:t>
      </w:r>
      <w:r>
        <w:rPr>
          <w:sz w:val="24"/>
          <w:szCs w:val="24"/>
          <w:lang w:val="it-IT"/>
        </w:rPr>
        <w:t xml:space="preserve"> tr</w:t>
      </w:r>
      <w:r w:rsidRPr="00F75D8B">
        <w:rPr>
          <w:sz w:val="24"/>
          <w:szCs w:val="24"/>
          <w:lang w:val="it-IT"/>
        </w:rPr>
        <w:t>í</w:t>
      </w:r>
      <w:r>
        <w:rPr>
          <w:sz w:val="24"/>
          <w:szCs w:val="24"/>
          <w:lang w:val="it-IT"/>
        </w:rPr>
        <w:t xml:space="preserve"> </w:t>
      </w:r>
      <w:r w:rsidRPr="00F75D8B">
        <w:rPr>
          <w:sz w:val="24"/>
          <w:szCs w:val="24"/>
          <w:lang w:val="it-IT"/>
        </w:rPr>
        <w:t>đánh</w:t>
      </w:r>
      <w:r>
        <w:rPr>
          <w:sz w:val="24"/>
          <w:szCs w:val="24"/>
          <w:lang w:val="it-IT"/>
        </w:rPr>
        <w:t xml:space="preserve"> m</w:t>
      </w:r>
      <w:r w:rsidRPr="00F75D8B">
        <w:rPr>
          <w:sz w:val="24"/>
          <w:szCs w:val="24"/>
          <w:lang w:val="it-IT"/>
        </w:rPr>
        <w:t>ã</w:t>
      </w:r>
      <w:r>
        <w:rPr>
          <w:sz w:val="24"/>
          <w:szCs w:val="24"/>
          <w:lang w:val="it-IT"/>
        </w:rPr>
        <w:t xml:space="preserve"> s</w:t>
      </w:r>
      <w:r w:rsidRPr="00F75D8B">
        <w:rPr>
          <w:sz w:val="24"/>
          <w:szCs w:val="24"/>
          <w:lang w:val="it-IT"/>
        </w:rPr>
        <w:t>ố</w:t>
      </w:r>
      <w:r>
        <w:rPr>
          <w:sz w:val="24"/>
          <w:szCs w:val="24"/>
          <w:lang w:val="it-IT"/>
        </w:rPr>
        <w:t xml:space="preserve"> kh</w:t>
      </w:r>
      <w:r w:rsidRPr="00F75D8B">
        <w:rPr>
          <w:sz w:val="24"/>
          <w:szCs w:val="24"/>
          <w:lang w:val="it-IT"/>
        </w:rPr>
        <w:t>ô</w:t>
      </w:r>
      <w:r>
        <w:rPr>
          <w:sz w:val="24"/>
          <w:szCs w:val="24"/>
          <w:lang w:val="it-IT"/>
        </w:rPr>
        <w:t>ng h</w:t>
      </w:r>
      <w:r w:rsidRPr="00F75D8B">
        <w:rPr>
          <w:sz w:val="24"/>
          <w:szCs w:val="24"/>
          <w:lang w:val="it-IT"/>
        </w:rPr>
        <w:t>ợp</w:t>
      </w:r>
      <w:r>
        <w:rPr>
          <w:sz w:val="24"/>
          <w:szCs w:val="24"/>
          <w:lang w:val="it-IT"/>
        </w:rPr>
        <w:t xml:space="preserve"> l</w:t>
      </w:r>
      <w:r w:rsidRPr="00F75D8B">
        <w:rPr>
          <w:sz w:val="24"/>
          <w:szCs w:val="24"/>
          <w:lang w:val="it-IT"/>
        </w:rPr>
        <w:t>ý</w:t>
      </w:r>
      <w:r>
        <w:rPr>
          <w:sz w:val="24"/>
          <w:szCs w:val="24"/>
          <w:lang w:val="it-IT"/>
        </w:rPr>
        <w:t xml:space="preserve"> (VD: quy</w:t>
      </w:r>
      <w:r w:rsidRPr="00F75D8B">
        <w:rPr>
          <w:sz w:val="24"/>
          <w:szCs w:val="24"/>
          <w:lang w:val="it-IT"/>
        </w:rPr>
        <w:t>ết</w:t>
      </w:r>
      <w:r>
        <w:rPr>
          <w:sz w:val="24"/>
          <w:szCs w:val="24"/>
          <w:lang w:val="it-IT"/>
        </w:rPr>
        <w:t xml:space="preserve"> </w:t>
      </w:r>
      <w:r w:rsidRPr="00F75D8B">
        <w:rPr>
          <w:sz w:val="24"/>
          <w:szCs w:val="24"/>
          <w:lang w:val="it-IT"/>
        </w:rPr>
        <w:t>định</w:t>
      </w:r>
      <w:r>
        <w:rPr>
          <w:sz w:val="24"/>
          <w:szCs w:val="24"/>
          <w:lang w:val="it-IT"/>
        </w:rPr>
        <w:t>, b</w:t>
      </w:r>
      <w:r w:rsidRPr="00F75D8B">
        <w:rPr>
          <w:sz w:val="24"/>
          <w:szCs w:val="24"/>
          <w:lang w:val="it-IT"/>
        </w:rPr>
        <w:t>áo</w:t>
      </w:r>
      <w:r>
        <w:rPr>
          <w:sz w:val="24"/>
          <w:szCs w:val="24"/>
          <w:lang w:val="it-IT"/>
        </w:rPr>
        <w:t xml:space="preserve"> gi</w:t>
      </w:r>
      <w:r w:rsidRPr="00F75D8B">
        <w:rPr>
          <w:sz w:val="24"/>
          <w:szCs w:val="24"/>
          <w:lang w:val="it-IT"/>
        </w:rPr>
        <w:t>á</w:t>
      </w:r>
      <w:r>
        <w:rPr>
          <w:sz w:val="24"/>
          <w:szCs w:val="24"/>
          <w:lang w:val="it-IT"/>
        </w:rPr>
        <w:t>...), th</w:t>
      </w:r>
      <w:r w:rsidRPr="00F75D8B">
        <w:rPr>
          <w:sz w:val="24"/>
          <w:szCs w:val="24"/>
          <w:lang w:val="it-IT"/>
        </w:rPr>
        <w:t>ì</w:t>
      </w:r>
      <w:r>
        <w:rPr>
          <w:sz w:val="24"/>
          <w:szCs w:val="24"/>
          <w:lang w:val="it-IT"/>
        </w:rPr>
        <w:t xml:space="preserve"> vi</w:t>
      </w:r>
      <w:r w:rsidRPr="00F75D8B">
        <w:rPr>
          <w:sz w:val="24"/>
          <w:szCs w:val="24"/>
          <w:lang w:val="it-IT"/>
        </w:rPr>
        <w:t>ệc</w:t>
      </w:r>
      <w:r>
        <w:rPr>
          <w:sz w:val="24"/>
          <w:szCs w:val="24"/>
          <w:lang w:val="it-IT"/>
        </w:rPr>
        <w:t xml:space="preserve"> qui </w:t>
      </w:r>
      <w:r w:rsidRPr="00F75D8B">
        <w:rPr>
          <w:sz w:val="24"/>
          <w:szCs w:val="24"/>
          <w:lang w:val="it-IT"/>
        </w:rPr>
        <w:t>định</w:t>
      </w:r>
      <w:r>
        <w:rPr>
          <w:sz w:val="24"/>
          <w:szCs w:val="24"/>
          <w:lang w:val="it-IT"/>
        </w:rPr>
        <w:t xml:space="preserve"> </w:t>
      </w:r>
      <w:r w:rsidRPr="00F75D8B">
        <w:rPr>
          <w:sz w:val="24"/>
          <w:szCs w:val="24"/>
          <w:lang w:val="it-IT"/>
        </w:rPr>
        <w:t>đánh</w:t>
      </w:r>
      <w:r>
        <w:rPr>
          <w:sz w:val="24"/>
          <w:szCs w:val="24"/>
          <w:lang w:val="it-IT"/>
        </w:rPr>
        <w:t xml:space="preserve"> m</w:t>
      </w:r>
      <w:r w:rsidRPr="00F75D8B">
        <w:rPr>
          <w:sz w:val="24"/>
          <w:szCs w:val="24"/>
          <w:lang w:val="it-IT"/>
        </w:rPr>
        <w:t>ã</w:t>
      </w:r>
      <w:r>
        <w:rPr>
          <w:sz w:val="24"/>
          <w:szCs w:val="24"/>
          <w:lang w:val="it-IT"/>
        </w:rPr>
        <w:t xml:space="preserve"> s</w:t>
      </w:r>
      <w:r w:rsidRPr="00F75D8B">
        <w:rPr>
          <w:sz w:val="24"/>
          <w:szCs w:val="24"/>
          <w:lang w:val="it-IT"/>
        </w:rPr>
        <w:t>ố</w:t>
      </w:r>
      <w:r>
        <w:rPr>
          <w:sz w:val="24"/>
          <w:szCs w:val="24"/>
          <w:lang w:val="it-IT"/>
        </w:rPr>
        <w:t xml:space="preserve"> l</w:t>
      </w:r>
      <w:r w:rsidRPr="00F75D8B">
        <w:rPr>
          <w:sz w:val="24"/>
          <w:szCs w:val="24"/>
          <w:lang w:val="it-IT"/>
        </w:rPr>
        <w:t>à</w:t>
      </w:r>
      <w:r>
        <w:rPr>
          <w:sz w:val="24"/>
          <w:szCs w:val="24"/>
          <w:lang w:val="it-IT"/>
        </w:rPr>
        <w:t xml:space="preserve"> </w:t>
      </w:r>
      <w:r w:rsidRPr="00F75D8B">
        <w:rPr>
          <w:sz w:val="24"/>
          <w:szCs w:val="24"/>
          <w:lang w:val="it-IT"/>
        </w:rPr>
        <w:t>để</w:t>
      </w:r>
      <w:r>
        <w:rPr>
          <w:sz w:val="24"/>
          <w:szCs w:val="24"/>
          <w:lang w:val="it-IT"/>
        </w:rPr>
        <w:t xml:space="preserve"> ki</w:t>
      </w:r>
      <w:r w:rsidRPr="00F75D8B">
        <w:rPr>
          <w:sz w:val="24"/>
          <w:szCs w:val="24"/>
          <w:lang w:val="it-IT"/>
        </w:rPr>
        <w:t>ểm</w:t>
      </w:r>
      <w:r>
        <w:rPr>
          <w:sz w:val="24"/>
          <w:szCs w:val="24"/>
          <w:lang w:val="it-IT"/>
        </w:rPr>
        <w:t xml:space="preserve"> so</w:t>
      </w:r>
      <w:r w:rsidRPr="00F75D8B">
        <w:rPr>
          <w:sz w:val="24"/>
          <w:szCs w:val="24"/>
          <w:lang w:val="it-IT"/>
        </w:rPr>
        <w:t>át</w:t>
      </w:r>
      <w:r>
        <w:rPr>
          <w:sz w:val="24"/>
          <w:szCs w:val="24"/>
          <w:lang w:val="it-IT"/>
        </w:rPr>
        <w:t xml:space="preserve"> v</w:t>
      </w:r>
      <w:r w:rsidRPr="00F75D8B">
        <w:rPr>
          <w:sz w:val="24"/>
          <w:szCs w:val="24"/>
          <w:lang w:val="it-IT"/>
        </w:rPr>
        <w:t>à</w:t>
      </w:r>
      <w:r>
        <w:rPr>
          <w:sz w:val="24"/>
          <w:szCs w:val="24"/>
          <w:lang w:val="it-IT"/>
        </w:rPr>
        <w:t xml:space="preserve"> d</w:t>
      </w:r>
      <w:r w:rsidRPr="00F75D8B">
        <w:rPr>
          <w:sz w:val="24"/>
          <w:szCs w:val="24"/>
          <w:lang w:val="it-IT"/>
        </w:rPr>
        <w:t>ễ</w:t>
      </w:r>
      <w:r>
        <w:rPr>
          <w:sz w:val="24"/>
          <w:szCs w:val="24"/>
          <w:lang w:val="it-IT"/>
        </w:rPr>
        <w:t xml:space="preserve"> tra c</w:t>
      </w:r>
      <w:r w:rsidRPr="00F75D8B">
        <w:rPr>
          <w:sz w:val="24"/>
          <w:szCs w:val="24"/>
          <w:lang w:val="it-IT"/>
        </w:rPr>
        <w:t>ứu</w:t>
      </w:r>
      <w:r>
        <w:rPr>
          <w:sz w:val="24"/>
          <w:szCs w:val="24"/>
          <w:lang w:val="it-IT"/>
        </w:rPr>
        <w:t xml:space="preserve"> khi c</w:t>
      </w:r>
      <w:r w:rsidRPr="00F75D8B">
        <w:rPr>
          <w:sz w:val="24"/>
          <w:szCs w:val="24"/>
          <w:lang w:val="it-IT"/>
        </w:rPr>
        <w:t>ần</w:t>
      </w:r>
      <w:r>
        <w:rPr>
          <w:sz w:val="24"/>
          <w:szCs w:val="24"/>
          <w:lang w:val="it-IT"/>
        </w:rPr>
        <w:t xml:space="preserve"> s</w:t>
      </w:r>
      <w:r w:rsidRPr="00F75D8B">
        <w:rPr>
          <w:sz w:val="24"/>
          <w:szCs w:val="24"/>
          <w:lang w:val="it-IT"/>
        </w:rPr>
        <w:t>ử</w:t>
      </w:r>
      <w:r>
        <w:rPr>
          <w:sz w:val="24"/>
          <w:szCs w:val="24"/>
          <w:lang w:val="it-IT"/>
        </w:rPr>
        <w:t xml:space="preserve"> d</w:t>
      </w:r>
      <w:r w:rsidRPr="00F75D8B">
        <w:rPr>
          <w:sz w:val="24"/>
          <w:szCs w:val="24"/>
          <w:lang w:val="it-IT"/>
        </w:rPr>
        <w:t>ụng</w:t>
      </w:r>
      <w:r>
        <w:rPr>
          <w:sz w:val="24"/>
          <w:szCs w:val="24"/>
          <w:lang w:val="it-IT"/>
        </w:rPr>
        <w:t>, tuy nhi</w:t>
      </w:r>
      <w:r w:rsidRPr="00F75D8B">
        <w:rPr>
          <w:sz w:val="24"/>
          <w:szCs w:val="24"/>
          <w:lang w:val="it-IT"/>
        </w:rPr>
        <w:t>ê</w:t>
      </w:r>
      <w:r>
        <w:rPr>
          <w:sz w:val="24"/>
          <w:szCs w:val="24"/>
          <w:lang w:val="it-IT"/>
        </w:rPr>
        <w:t>n tr</w:t>
      </w:r>
      <w:r w:rsidRPr="00F75D8B">
        <w:rPr>
          <w:sz w:val="24"/>
          <w:szCs w:val="24"/>
          <w:lang w:val="it-IT"/>
        </w:rPr>
        <w:t>ê</w:t>
      </w:r>
      <w:r>
        <w:rPr>
          <w:sz w:val="24"/>
          <w:szCs w:val="24"/>
          <w:lang w:val="it-IT"/>
        </w:rPr>
        <w:t>n v</w:t>
      </w:r>
      <w:r w:rsidRPr="00F75D8B">
        <w:rPr>
          <w:sz w:val="24"/>
          <w:szCs w:val="24"/>
          <w:lang w:val="it-IT"/>
        </w:rPr>
        <w:t>ă</w:t>
      </w:r>
      <w:r>
        <w:rPr>
          <w:sz w:val="24"/>
          <w:szCs w:val="24"/>
          <w:lang w:val="it-IT"/>
        </w:rPr>
        <w:t>n b</w:t>
      </w:r>
      <w:r w:rsidRPr="00F75D8B">
        <w:rPr>
          <w:sz w:val="24"/>
          <w:szCs w:val="24"/>
          <w:lang w:val="it-IT"/>
        </w:rPr>
        <w:t>ản</w:t>
      </w:r>
      <w:r>
        <w:rPr>
          <w:sz w:val="24"/>
          <w:szCs w:val="24"/>
          <w:lang w:val="it-IT"/>
        </w:rPr>
        <w:t xml:space="preserve"> s</w:t>
      </w:r>
      <w:r w:rsidRPr="00F75D8B">
        <w:rPr>
          <w:sz w:val="24"/>
          <w:szCs w:val="24"/>
          <w:lang w:val="it-IT"/>
        </w:rPr>
        <w:t>ẽ</w:t>
      </w:r>
      <w:r>
        <w:rPr>
          <w:sz w:val="24"/>
          <w:szCs w:val="24"/>
          <w:lang w:val="it-IT"/>
        </w:rPr>
        <w:t xml:space="preserve"> kh</w:t>
      </w:r>
      <w:r w:rsidRPr="00F75D8B">
        <w:rPr>
          <w:sz w:val="24"/>
          <w:szCs w:val="24"/>
          <w:lang w:val="it-IT"/>
        </w:rPr>
        <w:t>ô</w:t>
      </w:r>
      <w:r>
        <w:rPr>
          <w:sz w:val="24"/>
          <w:szCs w:val="24"/>
          <w:lang w:val="it-IT"/>
        </w:rPr>
        <w:t>ng c</w:t>
      </w:r>
      <w:r w:rsidRPr="00F75D8B">
        <w:rPr>
          <w:sz w:val="24"/>
          <w:szCs w:val="24"/>
          <w:lang w:val="it-IT"/>
        </w:rPr>
        <w:t>ó</w:t>
      </w:r>
      <w:r>
        <w:rPr>
          <w:sz w:val="24"/>
          <w:szCs w:val="24"/>
          <w:lang w:val="it-IT"/>
        </w:rPr>
        <w:t xml:space="preserve"> m</w:t>
      </w:r>
      <w:r w:rsidRPr="00F75D8B">
        <w:rPr>
          <w:sz w:val="24"/>
          <w:szCs w:val="24"/>
          <w:lang w:val="it-IT"/>
        </w:rPr>
        <w:t>ã</w:t>
      </w:r>
      <w:r>
        <w:rPr>
          <w:sz w:val="24"/>
          <w:szCs w:val="24"/>
          <w:lang w:val="it-IT"/>
        </w:rPr>
        <w:t xml:space="preserve"> s</w:t>
      </w:r>
      <w:r w:rsidRPr="00F75D8B">
        <w:rPr>
          <w:sz w:val="24"/>
          <w:szCs w:val="24"/>
          <w:lang w:val="it-IT"/>
        </w:rPr>
        <w:t>ố</w:t>
      </w:r>
      <w:r>
        <w:rPr>
          <w:sz w:val="24"/>
          <w:szCs w:val="24"/>
          <w:lang w:val="it-IT"/>
        </w:rPr>
        <w:t xml:space="preserve"> bi</w:t>
      </w:r>
      <w:r w:rsidRPr="00F75D8B">
        <w:rPr>
          <w:sz w:val="24"/>
          <w:szCs w:val="24"/>
          <w:lang w:val="it-IT"/>
        </w:rPr>
        <w:t>ểu</w:t>
      </w:r>
      <w:r>
        <w:rPr>
          <w:sz w:val="24"/>
          <w:szCs w:val="24"/>
          <w:lang w:val="it-IT"/>
        </w:rPr>
        <w:t xml:space="preserve"> m</w:t>
      </w:r>
      <w:r w:rsidRPr="00F75D8B">
        <w:rPr>
          <w:sz w:val="24"/>
          <w:szCs w:val="24"/>
          <w:lang w:val="it-IT"/>
        </w:rPr>
        <w:t>ẫu</w:t>
      </w:r>
      <w:r>
        <w:rPr>
          <w:sz w:val="24"/>
          <w:szCs w:val="24"/>
          <w:lang w:val="it-IT"/>
        </w:rPr>
        <w:t xml:space="preserve"> </w:t>
      </w:r>
      <w:r w:rsidRPr="00F75D8B">
        <w:rPr>
          <w:sz w:val="24"/>
          <w:szCs w:val="24"/>
          <w:lang w:val="it-IT"/>
        </w:rPr>
        <w:t>đó</w:t>
      </w:r>
      <w:r>
        <w:rPr>
          <w:sz w:val="24"/>
          <w:szCs w:val="24"/>
          <w:lang w:val="it-IT"/>
        </w:rPr>
        <w:t>..</w:t>
      </w:r>
    </w:p>
    <w:p w:rsidR="00910490" w:rsidRPr="00C718C6" w:rsidRDefault="00910490" w:rsidP="00910490">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Note: Some forms have unreasonable numbering positions (for example, decisions, quotes, etc.), the numbering rules are for control and easy to look up when needed; however there will be no form codes on such document.</w:t>
      </w:r>
    </w:p>
    <w:p w:rsidR="007D2970" w:rsidRPr="00D341F8" w:rsidRDefault="000F471F" w:rsidP="007F4E3E">
      <w:pPr>
        <w:spacing w:before="120" w:line="360" w:lineRule="auto"/>
        <w:jc w:val="both"/>
        <w:rPr>
          <w:b/>
          <w:bCs/>
          <w:i/>
          <w:iCs/>
          <w:color w:val="1F497D"/>
          <w:sz w:val="24"/>
          <w:szCs w:val="24"/>
          <w:lang w:val="fr-FR"/>
        </w:rPr>
      </w:pPr>
      <w:r w:rsidRPr="001E4534">
        <w:rPr>
          <w:b/>
          <w:bCs/>
          <w:i/>
          <w:iCs/>
          <w:sz w:val="24"/>
          <w:szCs w:val="24"/>
          <w:lang w:val="it-IT"/>
        </w:rPr>
        <w:t xml:space="preserve">5.3 </w:t>
      </w:r>
      <w:r>
        <w:rPr>
          <w:b/>
          <w:bCs/>
          <w:iCs/>
          <w:sz w:val="24"/>
          <w:szCs w:val="24"/>
          <w:lang w:val="it-IT"/>
        </w:rPr>
        <w:t>Qui định</w:t>
      </w:r>
      <w:r w:rsidRPr="001E4534">
        <w:rPr>
          <w:b/>
          <w:bCs/>
          <w:iCs/>
          <w:sz w:val="24"/>
          <w:szCs w:val="24"/>
          <w:lang w:val="it-IT"/>
        </w:rPr>
        <w:t xml:space="preserve"> mã </w:t>
      </w:r>
      <w:r>
        <w:rPr>
          <w:b/>
          <w:bCs/>
          <w:iCs/>
          <w:sz w:val="24"/>
          <w:szCs w:val="24"/>
          <w:lang w:val="it-IT"/>
        </w:rPr>
        <w:t>tài liệu</w:t>
      </w:r>
      <w:r w:rsidR="007D2970" w:rsidRPr="00D341F8">
        <w:rPr>
          <w:b/>
          <w:bCs/>
          <w:i/>
          <w:iCs/>
          <w:color w:val="1F497D"/>
          <w:sz w:val="24"/>
          <w:szCs w:val="24"/>
          <w:lang w:val="fr-FR"/>
        </w:rPr>
        <w:t xml:space="preserve"> </w:t>
      </w:r>
      <w:r w:rsidR="00D341F8" w:rsidRPr="00D341F8">
        <w:rPr>
          <w:b/>
          <w:bCs/>
          <w:i/>
          <w:iCs/>
          <w:color w:val="1F497D"/>
          <w:sz w:val="24"/>
          <w:szCs w:val="24"/>
          <w:lang w:val="fr-FR"/>
        </w:rPr>
        <w:t>/</w:t>
      </w:r>
      <w:r w:rsidR="00910490" w:rsidRPr="00D341F8">
        <w:rPr>
          <w:b/>
          <w:bCs/>
          <w:iCs/>
          <w:color w:val="1F497D"/>
          <w:sz w:val="24"/>
          <w:szCs w:val="24"/>
          <w:lang w:val="fr-FR"/>
        </w:rPr>
        <w:t>Document code</w:t>
      </w:r>
      <w:r w:rsidR="007D2970" w:rsidRPr="00D341F8">
        <w:rPr>
          <w:b/>
          <w:bCs/>
          <w:i/>
          <w:iCs/>
          <w:color w:val="1F497D"/>
          <w:sz w:val="24"/>
          <w:szCs w:val="24"/>
          <w:lang w:val="fr-FR"/>
        </w:rPr>
        <w:t>:</w:t>
      </w:r>
    </w:p>
    <w:p w:rsidR="00D341F8" w:rsidRDefault="00D341F8" w:rsidP="00D341F8">
      <w:pPr>
        <w:spacing w:before="120" w:line="360" w:lineRule="auto"/>
        <w:jc w:val="both"/>
        <w:rPr>
          <w:b/>
          <w:bCs/>
          <w:i/>
          <w:iCs/>
          <w:sz w:val="24"/>
          <w:szCs w:val="24"/>
          <w:lang w:val="it-IT"/>
        </w:rPr>
      </w:pPr>
      <w:r>
        <w:rPr>
          <w:b/>
          <w:bCs/>
          <w:i/>
          <w:iCs/>
          <w:sz w:val="24"/>
          <w:szCs w:val="24"/>
          <w:lang w:val="it-IT"/>
        </w:rPr>
        <w:t xml:space="preserve">*) Quy định chung : </w:t>
      </w:r>
      <w:r w:rsidRPr="00AF4ABC">
        <w:rPr>
          <w:b/>
          <w:bCs/>
          <w:i/>
          <w:iCs/>
          <w:sz w:val="24"/>
          <w:szCs w:val="24"/>
          <w:u w:val="single"/>
          <w:lang w:val="it-IT"/>
        </w:rPr>
        <w:t>AA</w:t>
      </w:r>
      <w:r>
        <w:rPr>
          <w:b/>
          <w:bCs/>
          <w:i/>
          <w:iCs/>
          <w:sz w:val="24"/>
          <w:szCs w:val="24"/>
          <w:lang w:val="it-IT"/>
        </w:rPr>
        <w:t>.</w:t>
      </w:r>
      <w:r w:rsidRPr="00AF4ABC">
        <w:rPr>
          <w:b/>
          <w:bCs/>
          <w:i/>
          <w:iCs/>
          <w:sz w:val="24"/>
          <w:szCs w:val="24"/>
          <w:u w:val="single"/>
          <w:lang w:val="it-IT"/>
        </w:rPr>
        <w:t>XX</w:t>
      </w:r>
      <w:r>
        <w:rPr>
          <w:b/>
          <w:bCs/>
          <w:i/>
          <w:iCs/>
          <w:sz w:val="24"/>
          <w:szCs w:val="24"/>
          <w:lang w:val="it-IT"/>
        </w:rPr>
        <w:t>.</w:t>
      </w:r>
      <w:r w:rsidRPr="00AF4ABC">
        <w:rPr>
          <w:b/>
          <w:bCs/>
          <w:i/>
          <w:iCs/>
          <w:sz w:val="24"/>
          <w:szCs w:val="24"/>
          <w:u w:val="single"/>
          <w:lang w:val="it-IT"/>
        </w:rPr>
        <w:t>YY</w:t>
      </w:r>
      <w:r>
        <w:rPr>
          <w:b/>
          <w:bCs/>
          <w:i/>
          <w:iCs/>
          <w:sz w:val="24"/>
          <w:szCs w:val="24"/>
          <w:lang w:val="it-IT"/>
        </w:rPr>
        <w:t>.</w:t>
      </w:r>
      <w:r w:rsidRPr="00AF4ABC">
        <w:rPr>
          <w:b/>
          <w:bCs/>
          <w:i/>
          <w:iCs/>
          <w:sz w:val="24"/>
          <w:szCs w:val="24"/>
          <w:u w:val="single"/>
          <w:lang w:val="it-IT"/>
        </w:rPr>
        <w:t>ZZ</w:t>
      </w:r>
    </w:p>
    <w:p w:rsidR="00EA724D" w:rsidRPr="00D341F8" w:rsidRDefault="00EA724D" w:rsidP="007F4E3E">
      <w:pPr>
        <w:spacing w:before="120" w:line="360" w:lineRule="auto"/>
        <w:jc w:val="both"/>
        <w:rPr>
          <w:b/>
          <w:bCs/>
          <w:i/>
          <w:iCs/>
          <w:color w:val="1F497D"/>
          <w:sz w:val="24"/>
          <w:szCs w:val="24"/>
          <w:lang w:val="fr-FR"/>
        </w:rPr>
      </w:pPr>
      <w:r w:rsidRPr="00D341F8">
        <w:rPr>
          <w:b/>
          <w:bCs/>
          <w:i/>
          <w:iCs/>
          <w:color w:val="1F497D"/>
          <w:sz w:val="24"/>
          <w:szCs w:val="24"/>
          <w:lang w:val="fr-FR"/>
        </w:rPr>
        <w:t xml:space="preserve">*) </w:t>
      </w:r>
      <w:r w:rsidR="00910490" w:rsidRPr="00D341F8">
        <w:rPr>
          <w:b/>
          <w:bCs/>
          <w:i/>
          <w:iCs/>
          <w:color w:val="1F497D"/>
          <w:sz w:val="24"/>
          <w:szCs w:val="24"/>
          <w:lang w:val="fr-FR"/>
        </w:rPr>
        <w:t>General document</w:t>
      </w:r>
      <w:r w:rsidRPr="00D341F8">
        <w:rPr>
          <w:b/>
          <w:bCs/>
          <w:i/>
          <w:iCs/>
          <w:color w:val="1F497D"/>
          <w:sz w:val="24"/>
          <w:szCs w:val="24"/>
          <w:lang w:val="fr-FR"/>
        </w:rPr>
        <w:t xml:space="preserve">: </w:t>
      </w:r>
      <w:r w:rsidRPr="00D341F8">
        <w:rPr>
          <w:b/>
          <w:bCs/>
          <w:i/>
          <w:iCs/>
          <w:color w:val="1F497D"/>
          <w:sz w:val="24"/>
          <w:szCs w:val="24"/>
          <w:u w:val="single"/>
          <w:lang w:val="fr-FR"/>
        </w:rPr>
        <w:t>AA</w:t>
      </w:r>
      <w:r w:rsidRPr="00D341F8">
        <w:rPr>
          <w:b/>
          <w:bCs/>
          <w:i/>
          <w:iCs/>
          <w:color w:val="1F497D"/>
          <w:sz w:val="24"/>
          <w:szCs w:val="24"/>
          <w:lang w:val="fr-FR"/>
        </w:rPr>
        <w:t>.</w:t>
      </w:r>
      <w:r w:rsidRPr="00D341F8">
        <w:rPr>
          <w:b/>
          <w:bCs/>
          <w:i/>
          <w:iCs/>
          <w:color w:val="1F497D"/>
          <w:sz w:val="24"/>
          <w:szCs w:val="24"/>
          <w:u w:val="single"/>
          <w:lang w:val="fr-FR"/>
        </w:rPr>
        <w:t>XX</w:t>
      </w:r>
      <w:r w:rsidRPr="00D341F8">
        <w:rPr>
          <w:b/>
          <w:bCs/>
          <w:i/>
          <w:iCs/>
          <w:color w:val="1F497D"/>
          <w:sz w:val="24"/>
          <w:szCs w:val="24"/>
          <w:lang w:val="fr-FR"/>
        </w:rPr>
        <w:t>.</w:t>
      </w:r>
      <w:r w:rsidRPr="00D341F8">
        <w:rPr>
          <w:b/>
          <w:bCs/>
          <w:i/>
          <w:iCs/>
          <w:color w:val="1F497D"/>
          <w:sz w:val="24"/>
          <w:szCs w:val="24"/>
          <w:u w:val="single"/>
          <w:lang w:val="fr-FR"/>
        </w:rPr>
        <w:t>YY</w:t>
      </w:r>
      <w:r w:rsidRPr="00D341F8">
        <w:rPr>
          <w:b/>
          <w:bCs/>
          <w:i/>
          <w:iCs/>
          <w:color w:val="1F497D"/>
          <w:sz w:val="24"/>
          <w:szCs w:val="24"/>
          <w:lang w:val="fr-FR"/>
        </w:rPr>
        <w:t>.</w:t>
      </w:r>
      <w:r w:rsidRPr="00D341F8">
        <w:rPr>
          <w:b/>
          <w:bCs/>
          <w:i/>
          <w:iCs/>
          <w:color w:val="1F497D"/>
          <w:sz w:val="24"/>
          <w:szCs w:val="24"/>
          <w:u w:val="single"/>
          <w:lang w:val="fr-FR"/>
        </w:rPr>
        <w:t>ZZ</w:t>
      </w:r>
    </w:p>
    <w:p w:rsidR="00D341F8" w:rsidRPr="00EA724D" w:rsidRDefault="00D341F8" w:rsidP="00D341F8">
      <w:pPr>
        <w:spacing w:before="120" w:line="360" w:lineRule="auto"/>
        <w:ind w:firstLine="360"/>
        <w:jc w:val="both"/>
        <w:rPr>
          <w:bCs/>
          <w:iCs/>
          <w:sz w:val="24"/>
          <w:szCs w:val="24"/>
          <w:lang w:val="it-IT"/>
        </w:rPr>
      </w:pPr>
      <w:r>
        <w:rPr>
          <w:bCs/>
          <w:iCs/>
          <w:sz w:val="24"/>
          <w:szCs w:val="24"/>
          <w:lang w:val="it-IT"/>
        </w:rPr>
        <w:t xml:space="preserve">- </w:t>
      </w:r>
      <w:r w:rsidRPr="00EA724D">
        <w:rPr>
          <w:bCs/>
          <w:iCs/>
          <w:sz w:val="24"/>
          <w:szCs w:val="24"/>
          <w:lang w:val="it-IT"/>
        </w:rPr>
        <w:t xml:space="preserve">AA: Tên phòng </w:t>
      </w:r>
    </w:p>
    <w:p w:rsidR="00EA724D" w:rsidRPr="00C718C6" w:rsidRDefault="00AF4ABC" w:rsidP="00AF4ABC">
      <w:pPr>
        <w:spacing w:before="120" w:line="360" w:lineRule="auto"/>
        <w:ind w:firstLine="360"/>
        <w:jc w:val="both"/>
        <w:rPr>
          <w:bCs/>
          <w:iCs/>
          <w:color w:val="1F497D"/>
          <w:sz w:val="24"/>
          <w:szCs w:val="24"/>
        </w:rPr>
      </w:pPr>
      <w:r w:rsidRPr="00C718C6">
        <w:rPr>
          <w:bCs/>
          <w:iCs/>
          <w:color w:val="1F497D"/>
          <w:sz w:val="24"/>
          <w:szCs w:val="24"/>
        </w:rPr>
        <w:t xml:space="preserve">- </w:t>
      </w:r>
      <w:r w:rsidR="00EA724D" w:rsidRPr="00C718C6">
        <w:rPr>
          <w:bCs/>
          <w:iCs/>
          <w:color w:val="1F497D"/>
          <w:sz w:val="24"/>
          <w:szCs w:val="24"/>
        </w:rPr>
        <w:t xml:space="preserve">AA: </w:t>
      </w:r>
      <w:r w:rsidR="00910490" w:rsidRPr="00C718C6">
        <w:rPr>
          <w:bCs/>
          <w:iCs/>
          <w:color w:val="1F497D"/>
          <w:sz w:val="24"/>
          <w:szCs w:val="24"/>
        </w:rPr>
        <w:t>Name of Department</w:t>
      </w:r>
    </w:p>
    <w:p w:rsidR="00D341F8" w:rsidRDefault="00D341F8" w:rsidP="00D341F8">
      <w:pPr>
        <w:spacing w:before="120" w:line="360" w:lineRule="auto"/>
        <w:ind w:firstLine="360"/>
        <w:jc w:val="both"/>
        <w:rPr>
          <w:bCs/>
          <w:iCs/>
          <w:sz w:val="24"/>
          <w:szCs w:val="24"/>
          <w:lang w:val="it-IT"/>
        </w:rPr>
      </w:pPr>
      <w:r>
        <w:rPr>
          <w:bCs/>
          <w:iCs/>
          <w:sz w:val="24"/>
          <w:szCs w:val="24"/>
          <w:lang w:val="it-IT"/>
        </w:rPr>
        <w:t xml:space="preserve">- </w:t>
      </w:r>
      <w:r w:rsidRPr="00EA724D">
        <w:rPr>
          <w:bCs/>
          <w:iCs/>
          <w:sz w:val="24"/>
          <w:szCs w:val="24"/>
          <w:lang w:val="it-IT"/>
        </w:rPr>
        <w:t>XX: Cấp</w:t>
      </w:r>
      <w:r>
        <w:rPr>
          <w:bCs/>
          <w:iCs/>
          <w:sz w:val="24"/>
          <w:szCs w:val="24"/>
          <w:lang w:val="it-IT"/>
        </w:rPr>
        <w:t xml:space="preserve"> tài liệu</w:t>
      </w:r>
    </w:p>
    <w:p w:rsidR="00AF4ABC" w:rsidRPr="00D341F8" w:rsidRDefault="00AF4ABC" w:rsidP="00AF4ABC">
      <w:pPr>
        <w:spacing w:before="120" w:line="360" w:lineRule="auto"/>
        <w:ind w:firstLine="360"/>
        <w:jc w:val="both"/>
        <w:rPr>
          <w:bCs/>
          <w:iCs/>
          <w:color w:val="1F497D"/>
          <w:sz w:val="24"/>
          <w:szCs w:val="24"/>
          <w:lang w:val="it-IT"/>
        </w:rPr>
      </w:pPr>
      <w:r w:rsidRPr="00D341F8">
        <w:rPr>
          <w:bCs/>
          <w:iCs/>
          <w:color w:val="1F497D"/>
          <w:sz w:val="24"/>
          <w:szCs w:val="24"/>
          <w:lang w:val="it-IT"/>
        </w:rPr>
        <w:t xml:space="preserve">- </w:t>
      </w:r>
      <w:r w:rsidR="00EA724D" w:rsidRPr="00D341F8">
        <w:rPr>
          <w:bCs/>
          <w:iCs/>
          <w:color w:val="1F497D"/>
          <w:sz w:val="24"/>
          <w:szCs w:val="24"/>
          <w:lang w:val="it-IT"/>
        </w:rPr>
        <w:t xml:space="preserve">XX: </w:t>
      </w:r>
      <w:r w:rsidR="00910490" w:rsidRPr="00D341F8">
        <w:rPr>
          <w:bCs/>
          <w:iCs/>
          <w:color w:val="1F497D"/>
          <w:sz w:val="24"/>
          <w:szCs w:val="24"/>
          <w:lang w:val="it-IT"/>
        </w:rPr>
        <w:t>Document level</w:t>
      </w:r>
    </w:p>
    <w:p w:rsidR="00D341F8" w:rsidRDefault="00D341F8" w:rsidP="00D341F8">
      <w:pPr>
        <w:spacing w:before="120" w:line="360" w:lineRule="auto"/>
        <w:ind w:firstLine="360"/>
        <w:jc w:val="both"/>
        <w:rPr>
          <w:bCs/>
          <w:iCs/>
          <w:sz w:val="24"/>
          <w:szCs w:val="24"/>
          <w:lang w:val="it-IT"/>
        </w:rPr>
      </w:pPr>
      <w:r>
        <w:rPr>
          <w:bCs/>
          <w:iCs/>
          <w:sz w:val="24"/>
          <w:szCs w:val="24"/>
          <w:lang w:val="it-IT"/>
        </w:rPr>
        <w:t xml:space="preserve">+ 01: Chính sách chất lượng, chính sách môi trường, mục tiêu môi trường </w:t>
      </w:r>
    </w:p>
    <w:p w:rsidR="00AF4ABC" w:rsidRPr="00C718C6" w:rsidRDefault="00AF4ABC" w:rsidP="00AF4ABC">
      <w:pPr>
        <w:spacing w:before="120" w:line="360" w:lineRule="auto"/>
        <w:ind w:firstLine="360"/>
        <w:jc w:val="both"/>
        <w:rPr>
          <w:bCs/>
          <w:iCs/>
          <w:color w:val="1F497D"/>
          <w:sz w:val="24"/>
          <w:szCs w:val="24"/>
        </w:rPr>
      </w:pPr>
      <w:r w:rsidRPr="00C718C6">
        <w:rPr>
          <w:bCs/>
          <w:iCs/>
          <w:color w:val="1F497D"/>
          <w:sz w:val="24"/>
          <w:szCs w:val="24"/>
        </w:rPr>
        <w:t xml:space="preserve">+ 01: </w:t>
      </w:r>
      <w:r w:rsidR="00910490" w:rsidRPr="00C718C6">
        <w:rPr>
          <w:bCs/>
          <w:iCs/>
          <w:color w:val="1F497D"/>
          <w:sz w:val="24"/>
          <w:szCs w:val="24"/>
        </w:rPr>
        <w:t>Quality policy, environmental policy, environmental objectives</w:t>
      </w:r>
    </w:p>
    <w:p w:rsidR="00D341F8" w:rsidRDefault="00D341F8" w:rsidP="00D341F8">
      <w:pPr>
        <w:spacing w:before="120" w:line="360" w:lineRule="auto"/>
        <w:ind w:firstLine="360"/>
        <w:jc w:val="both"/>
        <w:rPr>
          <w:bCs/>
          <w:iCs/>
          <w:sz w:val="24"/>
          <w:szCs w:val="24"/>
          <w:lang w:val="it-IT"/>
        </w:rPr>
      </w:pPr>
      <w:r>
        <w:rPr>
          <w:bCs/>
          <w:iCs/>
          <w:sz w:val="24"/>
          <w:szCs w:val="24"/>
          <w:lang w:val="it-IT"/>
        </w:rPr>
        <w:t xml:space="preserve">+ 02: Quy trình </w:t>
      </w:r>
    </w:p>
    <w:p w:rsidR="00AF4ABC" w:rsidRPr="00C718C6" w:rsidRDefault="00AF4ABC" w:rsidP="00AF4ABC">
      <w:pPr>
        <w:spacing w:before="120" w:line="360" w:lineRule="auto"/>
        <w:ind w:firstLine="360"/>
        <w:jc w:val="both"/>
        <w:rPr>
          <w:bCs/>
          <w:iCs/>
          <w:color w:val="1F497D"/>
          <w:sz w:val="24"/>
          <w:szCs w:val="24"/>
        </w:rPr>
      </w:pPr>
      <w:r w:rsidRPr="00C718C6">
        <w:rPr>
          <w:bCs/>
          <w:iCs/>
          <w:color w:val="1F497D"/>
          <w:sz w:val="24"/>
          <w:szCs w:val="24"/>
        </w:rPr>
        <w:t xml:space="preserve">+ 02: </w:t>
      </w:r>
      <w:r w:rsidR="00910490" w:rsidRPr="00C718C6">
        <w:rPr>
          <w:bCs/>
          <w:iCs/>
          <w:color w:val="1F497D"/>
          <w:sz w:val="24"/>
          <w:szCs w:val="24"/>
        </w:rPr>
        <w:t>Procedure</w:t>
      </w:r>
      <w:r w:rsidRPr="00C718C6">
        <w:rPr>
          <w:bCs/>
          <w:iCs/>
          <w:color w:val="1F497D"/>
          <w:sz w:val="24"/>
          <w:szCs w:val="24"/>
        </w:rPr>
        <w:t xml:space="preserve"> </w:t>
      </w:r>
    </w:p>
    <w:p w:rsidR="00D341F8" w:rsidRDefault="00D341F8" w:rsidP="00D341F8">
      <w:pPr>
        <w:spacing w:before="120" w:line="360" w:lineRule="auto"/>
        <w:ind w:firstLine="360"/>
        <w:jc w:val="both"/>
        <w:rPr>
          <w:bCs/>
          <w:iCs/>
          <w:sz w:val="24"/>
          <w:szCs w:val="24"/>
          <w:lang w:val="it-IT"/>
        </w:rPr>
      </w:pPr>
      <w:r>
        <w:rPr>
          <w:bCs/>
          <w:iCs/>
          <w:sz w:val="24"/>
          <w:szCs w:val="24"/>
          <w:lang w:val="it-IT"/>
        </w:rPr>
        <w:t>+ 03 : Quy định, quy chế , hướng dẫn , mô tả</w:t>
      </w:r>
    </w:p>
    <w:p w:rsidR="00EA724D" w:rsidRPr="00D341F8" w:rsidRDefault="00AF4ABC" w:rsidP="00AF4ABC">
      <w:pPr>
        <w:spacing w:before="120" w:line="360" w:lineRule="auto"/>
        <w:ind w:firstLine="360"/>
        <w:jc w:val="both"/>
        <w:rPr>
          <w:bCs/>
          <w:iCs/>
          <w:color w:val="1F497D"/>
          <w:sz w:val="24"/>
          <w:szCs w:val="24"/>
          <w:lang w:val="it-IT"/>
        </w:rPr>
      </w:pPr>
      <w:r w:rsidRPr="00D341F8">
        <w:rPr>
          <w:bCs/>
          <w:iCs/>
          <w:color w:val="1F497D"/>
          <w:sz w:val="24"/>
          <w:szCs w:val="24"/>
          <w:lang w:val="it-IT"/>
        </w:rPr>
        <w:t xml:space="preserve">+ 03 : </w:t>
      </w:r>
      <w:r w:rsidR="00910490" w:rsidRPr="00D341F8">
        <w:rPr>
          <w:bCs/>
          <w:iCs/>
          <w:color w:val="1F497D"/>
          <w:sz w:val="24"/>
          <w:szCs w:val="24"/>
          <w:lang w:val="it-IT"/>
        </w:rPr>
        <w:t>Regulations, rules, instructions, description</w:t>
      </w:r>
    </w:p>
    <w:p w:rsidR="00D341F8" w:rsidRDefault="00D341F8" w:rsidP="00D341F8">
      <w:pPr>
        <w:spacing w:before="120" w:line="360" w:lineRule="auto"/>
        <w:ind w:firstLine="360"/>
        <w:jc w:val="both"/>
        <w:rPr>
          <w:bCs/>
          <w:iCs/>
          <w:sz w:val="24"/>
          <w:szCs w:val="24"/>
          <w:lang w:val="it-IT"/>
        </w:rPr>
      </w:pPr>
      <w:r>
        <w:rPr>
          <w:bCs/>
          <w:iCs/>
          <w:sz w:val="24"/>
          <w:szCs w:val="24"/>
          <w:lang w:val="it-IT"/>
        </w:rPr>
        <w:t>+ 04: Hồ sơ ,biểu mẫu.</w:t>
      </w:r>
    </w:p>
    <w:p w:rsidR="00AF4ABC" w:rsidRPr="00D341F8" w:rsidRDefault="00AF4ABC" w:rsidP="00AF4ABC">
      <w:pPr>
        <w:spacing w:before="120" w:line="360" w:lineRule="auto"/>
        <w:ind w:firstLine="360"/>
        <w:jc w:val="both"/>
        <w:rPr>
          <w:bCs/>
          <w:iCs/>
          <w:color w:val="1F497D"/>
          <w:sz w:val="24"/>
          <w:szCs w:val="24"/>
          <w:lang w:val="it-IT"/>
        </w:rPr>
      </w:pPr>
      <w:r w:rsidRPr="00D341F8">
        <w:rPr>
          <w:bCs/>
          <w:iCs/>
          <w:color w:val="1F497D"/>
          <w:sz w:val="24"/>
          <w:szCs w:val="24"/>
          <w:lang w:val="it-IT"/>
        </w:rPr>
        <w:t xml:space="preserve">+ 04: </w:t>
      </w:r>
      <w:r w:rsidR="00910490" w:rsidRPr="00D341F8">
        <w:rPr>
          <w:bCs/>
          <w:iCs/>
          <w:color w:val="1F497D"/>
          <w:sz w:val="24"/>
          <w:szCs w:val="24"/>
          <w:lang w:val="it-IT"/>
        </w:rPr>
        <w:t>Records, forms</w:t>
      </w:r>
    </w:p>
    <w:p w:rsidR="00D341F8" w:rsidRDefault="00D341F8" w:rsidP="00D341F8">
      <w:pPr>
        <w:spacing w:before="120" w:line="360" w:lineRule="auto"/>
        <w:ind w:firstLine="360"/>
        <w:jc w:val="both"/>
        <w:rPr>
          <w:bCs/>
          <w:iCs/>
          <w:sz w:val="24"/>
          <w:szCs w:val="24"/>
          <w:lang w:val="it-IT"/>
        </w:rPr>
      </w:pPr>
      <w:r>
        <w:rPr>
          <w:bCs/>
          <w:iCs/>
          <w:sz w:val="24"/>
          <w:szCs w:val="24"/>
          <w:lang w:val="it-IT"/>
        </w:rPr>
        <w:t>-YY : Số lần sửa đổi của tài liệu.</w:t>
      </w:r>
    </w:p>
    <w:p w:rsidR="00AF4ABC" w:rsidRPr="00D341F8" w:rsidRDefault="00AF4ABC" w:rsidP="00AF4ABC">
      <w:pPr>
        <w:spacing w:before="120" w:line="360" w:lineRule="auto"/>
        <w:ind w:firstLine="360"/>
        <w:jc w:val="both"/>
        <w:rPr>
          <w:bCs/>
          <w:iCs/>
          <w:color w:val="1F497D"/>
          <w:sz w:val="24"/>
          <w:szCs w:val="24"/>
          <w:lang w:val="it-IT"/>
        </w:rPr>
      </w:pPr>
      <w:r w:rsidRPr="00D341F8">
        <w:rPr>
          <w:bCs/>
          <w:iCs/>
          <w:color w:val="1F497D"/>
          <w:sz w:val="24"/>
          <w:szCs w:val="24"/>
          <w:lang w:val="it-IT"/>
        </w:rPr>
        <w:t>-YY :</w:t>
      </w:r>
      <w:r w:rsidR="00910490" w:rsidRPr="00D341F8">
        <w:rPr>
          <w:bCs/>
          <w:iCs/>
          <w:color w:val="1F497D"/>
          <w:sz w:val="24"/>
          <w:szCs w:val="24"/>
          <w:lang w:val="it-IT"/>
        </w:rPr>
        <w:t xml:space="preserve"> Revision of document</w:t>
      </w:r>
      <w:r w:rsidRPr="00D341F8">
        <w:rPr>
          <w:bCs/>
          <w:iCs/>
          <w:color w:val="1F497D"/>
          <w:sz w:val="24"/>
          <w:szCs w:val="24"/>
          <w:lang w:val="it-IT"/>
        </w:rPr>
        <w:t>.</w:t>
      </w:r>
    </w:p>
    <w:p w:rsidR="00D341F8" w:rsidRDefault="00D341F8" w:rsidP="00D341F8">
      <w:pPr>
        <w:spacing w:before="120" w:line="360" w:lineRule="auto"/>
        <w:ind w:firstLine="360"/>
        <w:jc w:val="both"/>
        <w:rPr>
          <w:bCs/>
          <w:iCs/>
          <w:sz w:val="24"/>
          <w:szCs w:val="24"/>
          <w:lang w:val="it-IT"/>
        </w:rPr>
      </w:pPr>
      <w:r>
        <w:rPr>
          <w:bCs/>
          <w:iCs/>
          <w:sz w:val="24"/>
          <w:szCs w:val="24"/>
          <w:lang w:val="it-IT"/>
        </w:rPr>
        <w:t>-ZZ : Số thứ tự của tài liệu.</w:t>
      </w:r>
    </w:p>
    <w:p w:rsidR="00AF4ABC" w:rsidRPr="00C718C6" w:rsidRDefault="00AF4ABC" w:rsidP="00AF4ABC">
      <w:pPr>
        <w:spacing w:before="120" w:line="360" w:lineRule="auto"/>
        <w:ind w:firstLine="360"/>
        <w:jc w:val="both"/>
        <w:rPr>
          <w:bCs/>
          <w:iCs/>
          <w:color w:val="1F497D"/>
          <w:sz w:val="24"/>
          <w:szCs w:val="24"/>
        </w:rPr>
      </w:pPr>
      <w:r w:rsidRPr="00C718C6">
        <w:rPr>
          <w:bCs/>
          <w:iCs/>
          <w:color w:val="1F497D"/>
          <w:sz w:val="24"/>
          <w:szCs w:val="24"/>
        </w:rPr>
        <w:t xml:space="preserve">-ZZ : </w:t>
      </w:r>
      <w:r w:rsidR="00910490" w:rsidRPr="00C718C6">
        <w:rPr>
          <w:bCs/>
          <w:iCs/>
          <w:color w:val="1F497D"/>
          <w:sz w:val="24"/>
          <w:szCs w:val="24"/>
        </w:rPr>
        <w:t>The ordinal number of the document</w:t>
      </w:r>
      <w:r w:rsidRPr="00C718C6">
        <w:rPr>
          <w:bCs/>
          <w:iCs/>
          <w:color w:val="1F497D"/>
          <w:sz w:val="24"/>
          <w:szCs w:val="24"/>
        </w:rPr>
        <w:t>.</w:t>
      </w:r>
    </w:p>
    <w:p w:rsidR="00D341F8" w:rsidRDefault="00D341F8" w:rsidP="00D341F8">
      <w:pPr>
        <w:spacing w:before="120" w:line="360" w:lineRule="auto"/>
        <w:jc w:val="both"/>
        <w:rPr>
          <w:bCs/>
          <w:iCs/>
          <w:sz w:val="24"/>
          <w:szCs w:val="24"/>
          <w:lang w:val="it-IT"/>
        </w:rPr>
      </w:pPr>
      <w:r>
        <w:rPr>
          <w:bCs/>
          <w:iCs/>
          <w:sz w:val="24"/>
          <w:szCs w:val="24"/>
          <w:lang w:val="it-IT"/>
        </w:rPr>
        <w:t xml:space="preserve">*) </w:t>
      </w:r>
      <w:r w:rsidRPr="00AF4ABC">
        <w:rPr>
          <w:b/>
          <w:bCs/>
          <w:i/>
          <w:iCs/>
          <w:sz w:val="24"/>
          <w:szCs w:val="24"/>
          <w:lang w:val="it-IT"/>
        </w:rPr>
        <w:t>Ký hiệu mã viết tắt các bộ phận</w:t>
      </w:r>
      <w:r>
        <w:rPr>
          <w:b/>
          <w:bCs/>
          <w:i/>
          <w:iCs/>
          <w:sz w:val="24"/>
          <w:szCs w:val="24"/>
          <w:lang w:val="it-IT"/>
        </w:rPr>
        <w:t>:</w:t>
      </w:r>
    </w:p>
    <w:p w:rsidR="00AF4ABC" w:rsidRPr="00C718C6" w:rsidRDefault="00AF4ABC" w:rsidP="00AF4ABC">
      <w:pPr>
        <w:spacing w:before="120" w:line="360" w:lineRule="auto"/>
        <w:jc w:val="both"/>
        <w:rPr>
          <w:bCs/>
          <w:iCs/>
          <w:color w:val="1F497D"/>
          <w:sz w:val="24"/>
          <w:szCs w:val="24"/>
        </w:rPr>
      </w:pPr>
      <w:r w:rsidRPr="00C718C6">
        <w:rPr>
          <w:bCs/>
          <w:iCs/>
          <w:color w:val="1F497D"/>
          <w:sz w:val="24"/>
          <w:szCs w:val="24"/>
        </w:rPr>
        <w:t xml:space="preserve">*) </w:t>
      </w:r>
      <w:r w:rsidR="00EF2C12" w:rsidRPr="00C718C6">
        <w:rPr>
          <w:b/>
          <w:bCs/>
          <w:i/>
          <w:iCs/>
          <w:color w:val="1F497D"/>
          <w:sz w:val="24"/>
          <w:szCs w:val="24"/>
        </w:rPr>
        <w:t>Abbreviated code symbol of Department</w:t>
      </w:r>
      <w:r w:rsidRPr="00C718C6">
        <w:rPr>
          <w:b/>
          <w:bCs/>
          <w:i/>
          <w:iCs/>
          <w:color w:val="1F497D"/>
          <w:sz w:val="24"/>
          <w:szCs w:val="24"/>
        </w:rPr>
        <w:t>:</w:t>
      </w:r>
    </w:p>
    <w:p w:rsidR="00AB2B4E" w:rsidRPr="009A4DA2"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ISO : ban ISO</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ISO : ISO Department</w:t>
      </w:r>
    </w:p>
    <w:p w:rsidR="00AB2B4E" w:rsidRPr="00AF74B3"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rPr>
        <w:t>GA : Hành chính nhân sự</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GA : Administration - Personnel</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EHS : quản lý môi trường</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EHS : Health, Safety and Environment</w:t>
      </w:r>
    </w:p>
    <w:p w:rsidR="00AB2B4E"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Pr>
          <w:sz w:val="24"/>
          <w:szCs w:val="24"/>
          <w:lang w:val="de-DE"/>
        </w:rPr>
        <w:t>MAT : Kho nguyên vật liệu</w:t>
      </w:r>
      <w:r w:rsidRPr="00C718C6">
        <w:rPr>
          <w:color w:val="1F497D"/>
          <w:sz w:val="24"/>
          <w:szCs w:val="24"/>
        </w:rPr>
        <w:t xml:space="preserve"> </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MAT : Material Warehouse </w:t>
      </w:r>
    </w:p>
    <w:p w:rsidR="00AB2B4E" w:rsidRPr="00AF74B3"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WH : Kho thành phẩm</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WH : Finished Product Department</w:t>
      </w:r>
    </w:p>
    <w:p w:rsidR="00AB2B4E" w:rsidRPr="009A4DA2"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rPr>
        <w:t>MO : Khuôn</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MO : Mold</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 xml:space="preserve">CTT : Đúc </w:t>
      </w:r>
    </w:p>
    <w:p w:rsidR="00AB2B4E"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CTT : Cast</w:t>
      </w:r>
      <w:r>
        <w:rPr>
          <w:color w:val="1F497D"/>
          <w:sz w:val="24"/>
          <w:szCs w:val="24"/>
        </w:rPr>
        <w:t>ting</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sidRPr="00AB2B4E">
        <w:rPr>
          <w:sz w:val="24"/>
          <w:szCs w:val="24"/>
          <w:lang w:val="de-DE"/>
        </w:rPr>
        <w:t>TM: Dập</w:t>
      </w:r>
    </w:p>
    <w:p w:rsidR="00AB2B4E" w:rsidRPr="00AB2B4E"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AB2B4E">
        <w:rPr>
          <w:color w:val="1F497D"/>
          <w:sz w:val="24"/>
          <w:szCs w:val="24"/>
        </w:rPr>
        <w:t>TM: Trimming</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CNC : CNC</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CNC : CNC</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PCH: Mài – Xử lý hóa học - Hotpress</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PCH: Polish – Grinding - </w:t>
      </w:r>
      <w:r>
        <w:rPr>
          <w:color w:val="1F497D"/>
          <w:sz w:val="24"/>
          <w:szCs w:val="24"/>
        </w:rPr>
        <w:t>Chromate</w:t>
      </w:r>
      <w:r w:rsidRPr="00C718C6">
        <w:rPr>
          <w:color w:val="1F497D"/>
          <w:sz w:val="24"/>
          <w:szCs w:val="24"/>
        </w:rPr>
        <w:t xml:space="preserve"> - Hotpress</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 xml:space="preserve">PAI : Sơn </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PAI : Paint</w:t>
      </w:r>
      <w:r>
        <w:rPr>
          <w:color w:val="1F497D"/>
          <w:sz w:val="24"/>
          <w:szCs w:val="24"/>
        </w:rPr>
        <w:t>ing</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 xml:space="preserve">INJ: Đúc nhựa- gia công </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INJ: </w:t>
      </w:r>
      <w:r>
        <w:rPr>
          <w:color w:val="1F497D"/>
          <w:sz w:val="24"/>
          <w:szCs w:val="24"/>
        </w:rPr>
        <w:t>Injection</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 xml:space="preserve">ASS: Lắp ráp </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ASS: Assembly </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R&amp;D : nghiên cứu và phát triển sản phẩm</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R&amp;D : Research and Development</w:t>
      </w:r>
    </w:p>
    <w:p w:rsidR="00AB2B4E" w:rsidRPr="009A4DA2"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SAL : kinh doanh</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SAL : Sales</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PUR : Mua hàng</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PUR : Purchase</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QM : quản lý chất lượng</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QM : Quality Management</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ACC : tài chính kế toán</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ACC : Accounting-Finance</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PP : kế hoạch sản xuất</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PP : Production Plan</w:t>
      </w:r>
    </w:p>
    <w:p w:rsidR="00AB2B4E" w:rsidRDefault="00AB2B4E" w:rsidP="00AB2B4E">
      <w:pPr>
        <w:numPr>
          <w:ilvl w:val="0"/>
          <w:numId w:val="6"/>
        </w:numPr>
        <w:tabs>
          <w:tab w:val="clear" w:pos="1080"/>
          <w:tab w:val="num" w:pos="720"/>
          <w:tab w:val="left" w:pos="2127"/>
        </w:tabs>
        <w:spacing w:line="360" w:lineRule="auto"/>
        <w:ind w:left="720"/>
        <w:rPr>
          <w:sz w:val="24"/>
          <w:szCs w:val="24"/>
          <w:lang w:val="de-DE"/>
        </w:rPr>
      </w:pPr>
      <w:r>
        <w:rPr>
          <w:sz w:val="24"/>
          <w:szCs w:val="24"/>
          <w:lang w:val="de-DE"/>
        </w:rPr>
        <w:t>EYE : lông mi</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EYE : eyelash</w:t>
      </w:r>
    </w:p>
    <w:p w:rsidR="00AB2B4E" w:rsidRPr="000E68F3" w:rsidRDefault="00AB2B4E" w:rsidP="00AB2B4E">
      <w:pPr>
        <w:numPr>
          <w:ilvl w:val="0"/>
          <w:numId w:val="6"/>
        </w:numPr>
        <w:tabs>
          <w:tab w:val="clear" w:pos="1080"/>
          <w:tab w:val="num" w:pos="720"/>
          <w:tab w:val="left" w:pos="2127"/>
        </w:tabs>
        <w:spacing w:line="360" w:lineRule="auto"/>
        <w:ind w:left="720"/>
        <w:rPr>
          <w:sz w:val="24"/>
          <w:szCs w:val="24"/>
          <w:lang w:val="de-DE"/>
        </w:rPr>
      </w:pPr>
      <w:r>
        <w:rPr>
          <w:sz w:val="24"/>
          <w:szCs w:val="24"/>
          <w:lang w:val="de-DE"/>
        </w:rPr>
        <w:t>NAI : Móng tay</w:t>
      </w:r>
    </w:p>
    <w:p w:rsidR="00AB2B4E" w:rsidRDefault="00AB2B4E" w:rsidP="00AB2B4E">
      <w:pPr>
        <w:numPr>
          <w:ilvl w:val="0"/>
          <w:numId w:val="6"/>
        </w:numPr>
        <w:tabs>
          <w:tab w:val="clear" w:pos="1080"/>
          <w:tab w:val="num" w:pos="720"/>
          <w:tab w:val="left" w:pos="2127"/>
        </w:tabs>
        <w:spacing w:line="360" w:lineRule="auto"/>
        <w:ind w:left="720"/>
        <w:rPr>
          <w:color w:val="1F497D"/>
          <w:sz w:val="24"/>
          <w:szCs w:val="24"/>
        </w:rPr>
      </w:pPr>
      <w:r w:rsidRPr="00C718C6">
        <w:rPr>
          <w:color w:val="1F497D"/>
          <w:sz w:val="24"/>
          <w:szCs w:val="24"/>
        </w:rPr>
        <w:t>NAI : NAIL</w:t>
      </w:r>
    </w:p>
    <w:p w:rsidR="00F54290" w:rsidRPr="000E68F3" w:rsidRDefault="003924FB" w:rsidP="00F54290">
      <w:pPr>
        <w:numPr>
          <w:ilvl w:val="0"/>
          <w:numId w:val="6"/>
        </w:numPr>
        <w:tabs>
          <w:tab w:val="clear" w:pos="1080"/>
          <w:tab w:val="num" w:pos="720"/>
          <w:tab w:val="left" w:pos="2127"/>
        </w:tabs>
        <w:spacing w:line="360" w:lineRule="auto"/>
        <w:ind w:left="720"/>
        <w:rPr>
          <w:sz w:val="24"/>
          <w:szCs w:val="24"/>
          <w:lang w:val="de-DE"/>
        </w:rPr>
      </w:pPr>
      <w:r>
        <w:rPr>
          <w:sz w:val="24"/>
          <w:szCs w:val="24"/>
          <w:lang w:val="de-DE"/>
        </w:rPr>
        <w:t>UTY</w:t>
      </w:r>
      <w:r w:rsidR="00F54290">
        <w:rPr>
          <w:sz w:val="24"/>
          <w:szCs w:val="24"/>
          <w:lang w:val="de-DE"/>
        </w:rPr>
        <w:t xml:space="preserve"> : </w:t>
      </w:r>
      <w:r>
        <w:rPr>
          <w:sz w:val="24"/>
          <w:szCs w:val="24"/>
          <w:lang w:val="de-DE"/>
        </w:rPr>
        <w:t xml:space="preserve">Cơ điện- </w:t>
      </w:r>
      <w:r w:rsidR="00AD2046">
        <w:rPr>
          <w:sz w:val="24"/>
          <w:szCs w:val="24"/>
          <w:lang w:val="de-DE"/>
        </w:rPr>
        <w:t>tự động hóa</w:t>
      </w:r>
    </w:p>
    <w:p w:rsidR="00F54290" w:rsidRDefault="00C507AA" w:rsidP="00F54290">
      <w:pPr>
        <w:numPr>
          <w:ilvl w:val="0"/>
          <w:numId w:val="6"/>
        </w:numPr>
        <w:tabs>
          <w:tab w:val="clear" w:pos="1080"/>
          <w:tab w:val="num" w:pos="720"/>
          <w:tab w:val="left" w:pos="2127"/>
        </w:tabs>
        <w:spacing w:line="360" w:lineRule="auto"/>
        <w:ind w:left="720"/>
        <w:rPr>
          <w:color w:val="1F497D"/>
          <w:sz w:val="24"/>
          <w:szCs w:val="24"/>
        </w:rPr>
      </w:pPr>
      <w:r>
        <w:rPr>
          <w:color w:val="1F497D"/>
          <w:sz w:val="24"/>
          <w:szCs w:val="24"/>
        </w:rPr>
        <w:t xml:space="preserve">UTY : </w:t>
      </w:r>
      <w:r w:rsidR="00F30F18">
        <w:rPr>
          <w:color w:val="1F497D"/>
          <w:sz w:val="24"/>
          <w:szCs w:val="24"/>
        </w:rPr>
        <w:t xml:space="preserve">Utility – Automation </w:t>
      </w:r>
    </w:p>
    <w:p w:rsidR="001816E6" w:rsidRPr="006F0965" w:rsidRDefault="001816E6" w:rsidP="001816E6">
      <w:pPr>
        <w:spacing w:line="360" w:lineRule="auto"/>
        <w:jc w:val="both"/>
        <w:rPr>
          <w:sz w:val="24"/>
          <w:szCs w:val="24"/>
          <w:lang w:val="de-DE"/>
        </w:rPr>
      </w:pPr>
      <w:r w:rsidRPr="006F0965">
        <w:rPr>
          <w:sz w:val="24"/>
          <w:szCs w:val="24"/>
          <w:lang w:val="de-DE"/>
        </w:rPr>
        <w:t xml:space="preserve">Ví dụ: </w:t>
      </w:r>
      <w:r w:rsidRPr="00B20086">
        <w:rPr>
          <w:sz w:val="24"/>
          <w:szCs w:val="24"/>
          <w:u w:val="single"/>
          <w:lang w:val="de-DE"/>
        </w:rPr>
        <w:t>GA</w:t>
      </w:r>
      <w:r w:rsidRPr="006F0965">
        <w:rPr>
          <w:sz w:val="24"/>
          <w:szCs w:val="24"/>
          <w:lang w:val="de-DE"/>
        </w:rPr>
        <w:t>.</w:t>
      </w:r>
      <w:r w:rsidRPr="00AF4ABC">
        <w:rPr>
          <w:sz w:val="24"/>
          <w:szCs w:val="24"/>
          <w:u w:val="single"/>
          <w:lang w:val="de-DE"/>
        </w:rPr>
        <w:t>01</w:t>
      </w:r>
      <w:r>
        <w:rPr>
          <w:sz w:val="24"/>
          <w:szCs w:val="24"/>
          <w:lang w:val="de-DE"/>
        </w:rPr>
        <w:t>.</w:t>
      </w:r>
      <w:r w:rsidRPr="00A27BCA">
        <w:rPr>
          <w:sz w:val="24"/>
          <w:szCs w:val="24"/>
          <w:u w:val="single"/>
          <w:lang w:val="de-DE"/>
        </w:rPr>
        <w:t>00</w:t>
      </w:r>
      <w:r>
        <w:rPr>
          <w:sz w:val="24"/>
          <w:szCs w:val="24"/>
          <w:lang w:val="de-DE"/>
        </w:rPr>
        <w:t>.</w:t>
      </w:r>
      <w:r w:rsidRPr="00A27BCA">
        <w:rPr>
          <w:sz w:val="24"/>
          <w:szCs w:val="24"/>
          <w:u w:val="single"/>
          <w:lang w:val="de-DE"/>
        </w:rPr>
        <w:t>01</w:t>
      </w:r>
      <w:r>
        <w:rPr>
          <w:sz w:val="24"/>
          <w:szCs w:val="24"/>
          <w:lang w:val="de-DE"/>
        </w:rPr>
        <w:t xml:space="preserve"> : Chính sách chất lượng bộ phận Hành chính nhân sự.</w:t>
      </w:r>
    </w:p>
    <w:p w:rsidR="0029588A" w:rsidRPr="00C718C6" w:rsidRDefault="00EF2C12" w:rsidP="00AF4ABC">
      <w:pPr>
        <w:spacing w:line="360" w:lineRule="auto"/>
        <w:ind w:firstLine="360"/>
        <w:jc w:val="both"/>
        <w:rPr>
          <w:color w:val="1F497D"/>
          <w:sz w:val="24"/>
          <w:szCs w:val="24"/>
        </w:rPr>
      </w:pPr>
      <w:r w:rsidRPr="00C718C6">
        <w:rPr>
          <w:color w:val="1F497D"/>
          <w:sz w:val="24"/>
          <w:szCs w:val="24"/>
        </w:rPr>
        <w:t>For example</w:t>
      </w:r>
      <w:r w:rsidR="00F62E3C" w:rsidRPr="00C718C6">
        <w:rPr>
          <w:color w:val="1F497D"/>
          <w:sz w:val="24"/>
          <w:szCs w:val="24"/>
        </w:rPr>
        <w:t xml:space="preserve">: </w:t>
      </w:r>
      <w:r w:rsidR="00660721" w:rsidRPr="00C718C6">
        <w:rPr>
          <w:color w:val="1F497D"/>
          <w:sz w:val="24"/>
          <w:szCs w:val="24"/>
          <w:u w:val="single"/>
        </w:rPr>
        <w:t>GA</w:t>
      </w:r>
      <w:r w:rsidR="00660721" w:rsidRPr="00C718C6">
        <w:rPr>
          <w:color w:val="1F497D"/>
          <w:sz w:val="24"/>
          <w:szCs w:val="24"/>
        </w:rPr>
        <w:t>.</w:t>
      </w:r>
      <w:r w:rsidR="00660721" w:rsidRPr="00C718C6">
        <w:rPr>
          <w:color w:val="1F497D"/>
          <w:sz w:val="24"/>
          <w:szCs w:val="24"/>
          <w:u w:val="single"/>
        </w:rPr>
        <w:t>01</w:t>
      </w:r>
      <w:r w:rsidR="00660721" w:rsidRPr="00C718C6">
        <w:rPr>
          <w:color w:val="1F497D"/>
          <w:sz w:val="24"/>
          <w:szCs w:val="24"/>
        </w:rPr>
        <w:t>.</w:t>
      </w:r>
      <w:r w:rsidR="00660721" w:rsidRPr="00C718C6">
        <w:rPr>
          <w:color w:val="1F497D"/>
          <w:sz w:val="24"/>
          <w:szCs w:val="24"/>
          <w:u w:val="single"/>
        </w:rPr>
        <w:t>00</w:t>
      </w:r>
      <w:r w:rsidR="00660721" w:rsidRPr="00C718C6">
        <w:rPr>
          <w:color w:val="1F497D"/>
          <w:sz w:val="24"/>
          <w:szCs w:val="24"/>
        </w:rPr>
        <w:t>.</w:t>
      </w:r>
      <w:r w:rsidR="00660721" w:rsidRPr="00C718C6">
        <w:rPr>
          <w:color w:val="1F497D"/>
          <w:sz w:val="24"/>
          <w:szCs w:val="24"/>
          <w:u w:val="single"/>
        </w:rPr>
        <w:t>01</w:t>
      </w:r>
      <w:r w:rsidR="00660721" w:rsidRPr="00C718C6">
        <w:rPr>
          <w:color w:val="1F497D"/>
          <w:sz w:val="24"/>
          <w:szCs w:val="24"/>
        </w:rPr>
        <w:t>:</w:t>
      </w:r>
      <w:r w:rsidR="00A27BCA" w:rsidRPr="00C718C6">
        <w:rPr>
          <w:color w:val="1F497D"/>
          <w:sz w:val="24"/>
          <w:szCs w:val="24"/>
        </w:rPr>
        <w:t xml:space="preserve"> </w:t>
      </w:r>
      <w:r w:rsidR="00671163" w:rsidRPr="00C718C6">
        <w:rPr>
          <w:color w:val="1F497D"/>
          <w:sz w:val="24"/>
          <w:szCs w:val="24"/>
        </w:rPr>
        <w:t>Quality policy of Administration-</w:t>
      </w:r>
      <w:r w:rsidR="00660721" w:rsidRPr="00C718C6">
        <w:rPr>
          <w:color w:val="1F497D"/>
          <w:sz w:val="24"/>
          <w:szCs w:val="24"/>
        </w:rPr>
        <w:t>Personnel</w:t>
      </w:r>
      <w:r w:rsidR="00671163" w:rsidRPr="00C718C6">
        <w:rPr>
          <w:color w:val="1F497D"/>
          <w:sz w:val="24"/>
          <w:szCs w:val="24"/>
        </w:rPr>
        <w:t xml:space="preserve"> Department</w:t>
      </w:r>
      <w:r w:rsidR="00A27BCA" w:rsidRPr="00C718C6">
        <w:rPr>
          <w:color w:val="1F497D"/>
          <w:sz w:val="24"/>
          <w:szCs w:val="24"/>
        </w:rPr>
        <w:t>.</w:t>
      </w:r>
    </w:p>
    <w:p w:rsidR="007D2970" w:rsidRPr="001640C6" w:rsidRDefault="001640C6" w:rsidP="00A27BCA">
      <w:pPr>
        <w:tabs>
          <w:tab w:val="left" w:pos="2127"/>
        </w:tabs>
        <w:spacing w:before="120" w:line="360" w:lineRule="auto"/>
        <w:jc w:val="both"/>
        <w:rPr>
          <w:b/>
          <w:bCs/>
          <w:iCs/>
          <w:sz w:val="24"/>
          <w:szCs w:val="24"/>
          <w:lang w:val="de-DE"/>
        </w:rPr>
      </w:pPr>
      <w:r>
        <w:rPr>
          <w:sz w:val="24"/>
          <w:szCs w:val="24"/>
          <w:lang w:val="de-DE"/>
        </w:rPr>
        <w:t xml:space="preserve">     </w:t>
      </w:r>
      <w:r w:rsidRPr="00DA1A5B">
        <w:rPr>
          <w:b/>
          <w:bCs/>
          <w:iCs/>
          <w:sz w:val="24"/>
          <w:szCs w:val="24"/>
          <w:lang w:val="de-DE"/>
        </w:rPr>
        <w:t>5.4 Nội dung tài liệu </w:t>
      </w:r>
      <w:r>
        <w:rPr>
          <w:b/>
          <w:bCs/>
          <w:iCs/>
          <w:sz w:val="24"/>
          <w:szCs w:val="24"/>
          <w:lang w:val="de-DE"/>
        </w:rPr>
        <w:t>/</w:t>
      </w:r>
      <w:r w:rsidR="007D2970" w:rsidRPr="001640C6">
        <w:rPr>
          <w:b/>
          <w:bCs/>
          <w:iCs/>
          <w:color w:val="1F497D"/>
          <w:sz w:val="24"/>
          <w:szCs w:val="24"/>
          <w:lang w:val="fr-FR"/>
        </w:rPr>
        <w:t xml:space="preserve"> </w:t>
      </w:r>
      <w:r w:rsidR="00671163" w:rsidRPr="001640C6">
        <w:rPr>
          <w:b/>
          <w:bCs/>
          <w:iCs/>
          <w:color w:val="1F497D"/>
          <w:sz w:val="24"/>
          <w:szCs w:val="24"/>
          <w:lang w:val="fr-FR"/>
        </w:rPr>
        <w:t>Document contents</w:t>
      </w:r>
      <w:r w:rsidR="007D2970" w:rsidRPr="001640C6">
        <w:rPr>
          <w:b/>
          <w:bCs/>
          <w:iCs/>
          <w:color w:val="1F497D"/>
          <w:sz w:val="24"/>
          <w:szCs w:val="24"/>
          <w:lang w:val="fr-FR"/>
        </w:rPr>
        <w:t>:</w:t>
      </w:r>
    </w:p>
    <w:p w:rsidR="007D2970" w:rsidRPr="001640C6" w:rsidRDefault="001640C6" w:rsidP="007D2970">
      <w:pPr>
        <w:tabs>
          <w:tab w:val="left" w:pos="567"/>
        </w:tabs>
        <w:spacing w:line="360" w:lineRule="auto"/>
        <w:jc w:val="both"/>
        <w:outlineLvl w:val="0"/>
        <w:rPr>
          <w:b/>
          <w:bCs/>
          <w:i/>
          <w:sz w:val="24"/>
          <w:szCs w:val="24"/>
          <w:lang w:val="de-DE"/>
        </w:rPr>
      </w:pPr>
      <w:r w:rsidRPr="00D1417F">
        <w:rPr>
          <w:b/>
          <w:bCs/>
          <w:i/>
          <w:sz w:val="24"/>
          <w:szCs w:val="24"/>
          <w:lang w:val="de-DE"/>
        </w:rPr>
        <w:t>5.4.1 Nội dung của qui trình bao gồm các mụ</w:t>
      </w:r>
      <w:r>
        <w:rPr>
          <w:b/>
          <w:bCs/>
          <w:i/>
          <w:sz w:val="24"/>
          <w:szCs w:val="24"/>
          <w:lang w:val="de-DE"/>
        </w:rPr>
        <w:t>c sau /</w:t>
      </w:r>
      <w:r w:rsidR="007D2970" w:rsidRPr="00C718C6">
        <w:rPr>
          <w:b/>
          <w:bCs/>
          <w:i/>
          <w:color w:val="1F497D"/>
          <w:sz w:val="24"/>
          <w:szCs w:val="24"/>
        </w:rPr>
        <w:t xml:space="preserve"> </w:t>
      </w:r>
      <w:r w:rsidR="00671163" w:rsidRPr="00C718C6">
        <w:rPr>
          <w:b/>
          <w:bCs/>
          <w:i/>
          <w:color w:val="1F497D"/>
          <w:sz w:val="24"/>
          <w:szCs w:val="24"/>
        </w:rPr>
        <w:t>The contents of the procedure include</w:t>
      </w:r>
      <w:r w:rsidR="007D2970" w:rsidRPr="00C718C6">
        <w:rPr>
          <w:b/>
          <w:bCs/>
          <w:i/>
          <w:color w:val="1F497D"/>
          <w:sz w:val="24"/>
          <w:szCs w:val="24"/>
        </w:rPr>
        <w:t>:</w:t>
      </w:r>
    </w:p>
    <w:p w:rsidR="001640C6" w:rsidRPr="003B526F" w:rsidRDefault="001640C6" w:rsidP="001640C6">
      <w:pPr>
        <w:spacing w:line="360" w:lineRule="auto"/>
        <w:ind w:left="992" w:hanging="283"/>
        <w:jc w:val="both"/>
        <w:rPr>
          <w:sz w:val="24"/>
          <w:szCs w:val="24"/>
          <w:lang w:val="de-DE"/>
        </w:rPr>
      </w:pPr>
      <w:r w:rsidRPr="003B526F">
        <w:rPr>
          <w:i/>
          <w:iCs/>
          <w:sz w:val="24"/>
          <w:szCs w:val="24"/>
          <w:lang w:val="de-DE"/>
        </w:rPr>
        <w:t>(1) Mục đích:</w:t>
      </w:r>
      <w:r w:rsidRPr="003B526F">
        <w:rPr>
          <w:sz w:val="24"/>
          <w:szCs w:val="24"/>
          <w:lang w:val="de-DE"/>
        </w:rPr>
        <w:t xml:space="preserve"> Nêu mục đích của tài liệu.</w:t>
      </w:r>
    </w:p>
    <w:p w:rsidR="007D2970" w:rsidRPr="00C718C6" w:rsidRDefault="001640C6" w:rsidP="001640C6">
      <w:pPr>
        <w:spacing w:line="360" w:lineRule="auto"/>
        <w:ind w:left="992" w:hanging="283"/>
        <w:jc w:val="both"/>
        <w:rPr>
          <w:color w:val="1F497D"/>
          <w:sz w:val="24"/>
          <w:szCs w:val="24"/>
        </w:rPr>
      </w:pPr>
      <w:r w:rsidRPr="001640C6">
        <w:rPr>
          <w:i/>
          <w:iCs/>
          <w:color w:val="1F497D"/>
          <w:sz w:val="24"/>
          <w:szCs w:val="24"/>
          <w:lang w:val="de-DE"/>
        </w:rPr>
        <w:t xml:space="preserve"> </w:t>
      </w:r>
      <w:r w:rsidR="007D2970" w:rsidRPr="00C718C6">
        <w:rPr>
          <w:i/>
          <w:iCs/>
          <w:color w:val="1F497D"/>
          <w:sz w:val="24"/>
          <w:szCs w:val="24"/>
        </w:rPr>
        <w:t xml:space="preserve">(1) </w:t>
      </w:r>
      <w:r w:rsidR="00671163" w:rsidRPr="00C718C6">
        <w:rPr>
          <w:i/>
          <w:iCs/>
          <w:color w:val="1F497D"/>
          <w:sz w:val="24"/>
          <w:szCs w:val="24"/>
        </w:rPr>
        <w:t>Purpose</w:t>
      </w:r>
      <w:r w:rsidR="007D2970" w:rsidRPr="00C718C6">
        <w:rPr>
          <w:i/>
          <w:iCs/>
          <w:color w:val="1F497D"/>
          <w:sz w:val="24"/>
          <w:szCs w:val="24"/>
        </w:rPr>
        <w:t>:</w:t>
      </w:r>
      <w:r w:rsidR="007D2970" w:rsidRPr="00C718C6">
        <w:rPr>
          <w:color w:val="1F497D"/>
          <w:sz w:val="24"/>
          <w:szCs w:val="24"/>
        </w:rPr>
        <w:t xml:space="preserve"> </w:t>
      </w:r>
      <w:r w:rsidR="00671163" w:rsidRPr="00C718C6">
        <w:rPr>
          <w:color w:val="1F497D"/>
          <w:sz w:val="24"/>
          <w:szCs w:val="24"/>
        </w:rPr>
        <w:t>States the purpose of the document</w:t>
      </w:r>
      <w:r w:rsidR="007D2970" w:rsidRPr="00C718C6">
        <w:rPr>
          <w:color w:val="1F497D"/>
          <w:sz w:val="24"/>
          <w:szCs w:val="24"/>
        </w:rPr>
        <w:t>.</w:t>
      </w:r>
    </w:p>
    <w:p w:rsidR="001640C6" w:rsidRPr="001E4534" w:rsidRDefault="001640C6" w:rsidP="001640C6">
      <w:pPr>
        <w:spacing w:line="360" w:lineRule="auto"/>
        <w:ind w:left="992" w:hanging="283"/>
        <w:jc w:val="both"/>
        <w:rPr>
          <w:sz w:val="24"/>
          <w:szCs w:val="24"/>
          <w:lang w:val="de-DE"/>
        </w:rPr>
      </w:pPr>
      <w:r w:rsidRPr="001E4534">
        <w:rPr>
          <w:i/>
          <w:iCs/>
          <w:sz w:val="24"/>
          <w:szCs w:val="24"/>
          <w:lang w:val="de-DE"/>
        </w:rPr>
        <w:t>(2) Phạm vi áp dụng:</w:t>
      </w:r>
      <w:r w:rsidRPr="001E4534">
        <w:rPr>
          <w:sz w:val="24"/>
          <w:szCs w:val="24"/>
          <w:lang w:val="de-DE"/>
        </w:rPr>
        <w:t xml:space="preserve"> Nêu phạm vi mà tài liệu được áp dụng.</w:t>
      </w:r>
    </w:p>
    <w:p w:rsidR="007D2970" w:rsidRPr="00C718C6" w:rsidRDefault="001640C6" w:rsidP="001640C6">
      <w:pPr>
        <w:spacing w:line="360" w:lineRule="auto"/>
        <w:ind w:left="992" w:hanging="283"/>
        <w:jc w:val="both"/>
        <w:rPr>
          <w:color w:val="1F497D"/>
          <w:sz w:val="24"/>
          <w:szCs w:val="24"/>
        </w:rPr>
      </w:pPr>
      <w:r w:rsidRPr="00C718C6">
        <w:rPr>
          <w:i/>
          <w:iCs/>
          <w:color w:val="1F497D"/>
          <w:sz w:val="24"/>
          <w:szCs w:val="24"/>
        </w:rPr>
        <w:t xml:space="preserve"> </w:t>
      </w:r>
      <w:r w:rsidR="007D2970" w:rsidRPr="00C718C6">
        <w:rPr>
          <w:i/>
          <w:iCs/>
          <w:color w:val="1F497D"/>
          <w:sz w:val="24"/>
          <w:szCs w:val="24"/>
        </w:rPr>
        <w:t xml:space="preserve">(2) </w:t>
      </w:r>
      <w:r w:rsidR="00671163" w:rsidRPr="00C718C6">
        <w:rPr>
          <w:i/>
          <w:iCs/>
          <w:color w:val="1F497D"/>
          <w:sz w:val="24"/>
          <w:szCs w:val="24"/>
        </w:rPr>
        <w:t>Scope of application</w:t>
      </w:r>
      <w:r w:rsidR="007D2970" w:rsidRPr="00C718C6">
        <w:rPr>
          <w:i/>
          <w:iCs/>
          <w:color w:val="1F497D"/>
          <w:sz w:val="24"/>
          <w:szCs w:val="24"/>
        </w:rPr>
        <w:t>:</w:t>
      </w:r>
      <w:r w:rsidR="007D2970" w:rsidRPr="00C718C6">
        <w:rPr>
          <w:color w:val="1F497D"/>
          <w:sz w:val="24"/>
          <w:szCs w:val="24"/>
        </w:rPr>
        <w:t xml:space="preserve"> </w:t>
      </w:r>
      <w:r w:rsidR="00671163" w:rsidRPr="00C718C6">
        <w:rPr>
          <w:color w:val="1F497D"/>
          <w:sz w:val="24"/>
          <w:szCs w:val="24"/>
        </w:rPr>
        <w:t>Indicates the extent to which the document is applicable</w:t>
      </w:r>
      <w:r w:rsidR="007D2970" w:rsidRPr="00C718C6">
        <w:rPr>
          <w:color w:val="1F497D"/>
          <w:sz w:val="24"/>
          <w:szCs w:val="24"/>
        </w:rPr>
        <w:t>.</w:t>
      </w:r>
    </w:p>
    <w:p w:rsidR="001640C6" w:rsidRPr="001E4534" w:rsidRDefault="001640C6" w:rsidP="001640C6">
      <w:pPr>
        <w:spacing w:line="360" w:lineRule="auto"/>
        <w:ind w:left="992" w:hanging="283"/>
        <w:jc w:val="both"/>
        <w:rPr>
          <w:sz w:val="24"/>
          <w:szCs w:val="24"/>
          <w:lang w:val="de-DE"/>
        </w:rPr>
      </w:pPr>
      <w:r w:rsidRPr="001E4534">
        <w:rPr>
          <w:i/>
          <w:iCs/>
          <w:sz w:val="24"/>
          <w:szCs w:val="24"/>
          <w:lang w:val="de-DE"/>
        </w:rPr>
        <w:t>(3) Tài liệu tham khảo:</w:t>
      </w:r>
      <w:r w:rsidRPr="001E4534">
        <w:rPr>
          <w:sz w:val="24"/>
          <w:szCs w:val="24"/>
          <w:lang w:val="de-DE"/>
        </w:rPr>
        <w:t xml:space="preserve"> Liệt kê những tài liệu được sử dụng khi soạn thảo hoặc thực hiện qui trình.</w:t>
      </w:r>
    </w:p>
    <w:p w:rsidR="007D2970" w:rsidRPr="00C718C6" w:rsidRDefault="001640C6" w:rsidP="001640C6">
      <w:pPr>
        <w:spacing w:line="360" w:lineRule="auto"/>
        <w:ind w:left="992" w:hanging="283"/>
        <w:jc w:val="both"/>
        <w:rPr>
          <w:color w:val="1F497D"/>
          <w:sz w:val="24"/>
          <w:szCs w:val="24"/>
        </w:rPr>
      </w:pPr>
      <w:r w:rsidRPr="00C718C6">
        <w:rPr>
          <w:i/>
          <w:iCs/>
          <w:color w:val="1F497D"/>
          <w:sz w:val="24"/>
          <w:szCs w:val="24"/>
        </w:rPr>
        <w:t xml:space="preserve"> </w:t>
      </w:r>
      <w:r w:rsidR="007D2970" w:rsidRPr="00C718C6">
        <w:rPr>
          <w:i/>
          <w:iCs/>
          <w:color w:val="1F497D"/>
          <w:sz w:val="24"/>
          <w:szCs w:val="24"/>
        </w:rPr>
        <w:t xml:space="preserve">(3) </w:t>
      </w:r>
      <w:r w:rsidR="00671163" w:rsidRPr="00C718C6">
        <w:rPr>
          <w:i/>
          <w:iCs/>
          <w:color w:val="1F497D"/>
          <w:sz w:val="24"/>
          <w:szCs w:val="24"/>
        </w:rPr>
        <w:t>Reference</w:t>
      </w:r>
      <w:r w:rsidR="00A5588E" w:rsidRPr="00C718C6">
        <w:rPr>
          <w:i/>
          <w:iCs/>
          <w:color w:val="1F497D"/>
          <w:sz w:val="24"/>
          <w:szCs w:val="24"/>
        </w:rPr>
        <w:t>s</w:t>
      </w:r>
      <w:r w:rsidR="007D2970" w:rsidRPr="00C718C6">
        <w:rPr>
          <w:i/>
          <w:iCs/>
          <w:color w:val="1F497D"/>
          <w:sz w:val="24"/>
          <w:szCs w:val="24"/>
        </w:rPr>
        <w:t>:</w:t>
      </w:r>
      <w:r w:rsidR="007D2970" w:rsidRPr="00C718C6">
        <w:rPr>
          <w:color w:val="1F497D"/>
          <w:sz w:val="24"/>
          <w:szCs w:val="24"/>
        </w:rPr>
        <w:t xml:space="preserve"> </w:t>
      </w:r>
      <w:r w:rsidR="00A5588E" w:rsidRPr="00C718C6">
        <w:rPr>
          <w:color w:val="1F497D"/>
          <w:sz w:val="24"/>
          <w:szCs w:val="24"/>
        </w:rPr>
        <w:t>List the documents used when drafting or executing a procedure</w:t>
      </w:r>
      <w:r w:rsidR="007D2970" w:rsidRPr="00C718C6">
        <w:rPr>
          <w:color w:val="1F497D"/>
          <w:sz w:val="24"/>
          <w:szCs w:val="24"/>
        </w:rPr>
        <w:t>.</w:t>
      </w:r>
    </w:p>
    <w:p w:rsidR="001640C6" w:rsidRPr="001E4534" w:rsidRDefault="001640C6" w:rsidP="001640C6">
      <w:pPr>
        <w:spacing w:line="360" w:lineRule="auto"/>
        <w:ind w:left="992" w:hanging="283"/>
        <w:jc w:val="both"/>
        <w:rPr>
          <w:sz w:val="24"/>
          <w:szCs w:val="24"/>
          <w:lang w:val="de-DE"/>
        </w:rPr>
      </w:pPr>
      <w:r w:rsidRPr="001E4534">
        <w:rPr>
          <w:i/>
          <w:iCs/>
          <w:sz w:val="24"/>
          <w:szCs w:val="24"/>
          <w:lang w:val="de-DE"/>
        </w:rPr>
        <w:t>(4) Định nghĩa:</w:t>
      </w:r>
      <w:r w:rsidRPr="001E4534">
        <w:rPr>
          <w:sz w:val="24"/>
          <w:szCs w:val="24"/>
          <w:lang w:val="de-DE"/>
        </w:rPr>
        <w:t xml:space="preserve"> Nêu định nghĩa các khái niệm mới hoặc các chữ viết tắt trong tài liệu (nếu có). </w:t>
      </w:r>
    </w:p>
    <w:p w:rsidR="007D2970" w:rsidRPr="00C718C6" w:rsidRDefault="001640C6" w:rsidP="001640C6">
      <w:pPr>
        <w:spacing w:line="360" w:lineRule="auto"/>
        <w:ind w:left="992" w:hanging="283"/>
        <w:jc w:val="both"/>
        <w:rPr>
          <w:color w:val="1F497D"/>
          <w:sz w:val="24"/>
          <w:szCs w:val="24"/>
        </w:rPr>
      </w:pPr>
      <w:r w:rsidRPr="00C718C6">
        <w:rPr>
          <w:i/>
          <w:iCs/>
          <w:color w:val="1F497D"/>
          <w:sz w:val="24"/>
          <w:szCs w:val="24"/>
        </w:rPr>
        <w:t xml:space="preserve"> </w:t>
      </w:r>
      <w:r w:rsidR="007D2970" w:rsidRPr="00C718C6">
        <w:rPr>
          <w:i/>
          <w:iCs/>
          <w:color w:val="1F497D"/>
          <w:sz w:val="24"/>
          <w:szCs w:val="24"/>
        </w:rPr>
        <w:t xml:space="preserve">(4) </w:t>
      </w:r>
      <w:r w:rsidR="00A5588E" w:rsidRPr="00C718C6">
        <w:rPr>
          <w:i/>
          <w:iCs/>
          <w:color w:val="1F497D"/>
          <w:sz w:val="24"/>
          <w:szCs w:val="24"/>
        </w:rPr>
        <w:t>Definition</w:t>
      </w:r>
      <w:r w:rsidR="00D23685" w:rsidRPr="00C718C6">
        <w:rPr>
          <w:i/>
          <w:iCs/>
          <w:color w:val="1F497D"/>
          <w:sz w:val="24"/>
          <w:szCs w:val="24"/>
        </w:rPr>
        <w:t>s</w:t>
      </w:r>
      <w:r w:rsidR="007D2970" w:rsidRPr="00C718C6">
        <w:rPr>
          <w:i/>
          <w:iCs/>
          <w:color w:val="1F497D"/>
          <w:sz w:val="24"/>
          <w:szCs w:val="24"/>
        </w:rPr>
        <w:t>:</w:t>
      </w:r>
      <w:r w:rsidR="007D2970" w:rsidRPr="00C718C6">
        <w:rPr>
          <w:color w:val="1F497D"/>
          <w:sz w:val="24"/>
          <w:szCs w:val="24"/>
        </w:rPr>
        <w:t xml:space="preserve"> </w:t>
      </w:r>
      <w:r w:rsidR="00D23685" w:rsidRPr="00C718C6">
        <w:rPr>
          <w:color w:val="1F497D"/>
          <w:sz w:val="24"/>
          <w:szCs w:val="24"/>
        </w:rPr>
        <w:t>Identify new concepts or abbreviations in the document (if applicable).</w:t>
      </w:r>
    </w:p>
    <w:p w:rsidR="001640C6" w:rsidRPr="001E4534" w:rsidRDefault="001640C6" w:rsidP="001640C6">
      <w:pPr>
        <w:spacing w:line="360" w:lineRule="auto"/>
        <w:ind w:left="992" w:hanging="283"/>
        <w:jc w:val="both"/>
        <w:rPr>
          <w:sz w:val="24"/>
          <w:szCs w:val="24"/>
          <w:lang w:val="de-DE"/>
        </w:rPr>
      </w:pPr>
      <w:r w:rsidRPr="001E4534">
        <w:rPr>
          <w:i/>
          <w:iCs/>
          <w:sz w:val="24"/>
          <w:szCs w:val="24"/>
          <w:lang w:val="de-DE"/>
        </w:rPr>
        <w:t>(5) Nội dung:</w:t>
      </w:r>
      <w:r w:rsidRPr="001E4534">
        <w:rPr>
          <w:sz w:val="24"/>
          <w:szCs w:val="24"/>
          <w:lang w:val="de-DE"/>
        </w:rPr>
        <w:t xml:space="preserve"> Nêu nội dung chi tiết của qui trình.</w:t>
      </w:r>
    </w:p>
    <w:p w:rsidR="007D2970" w:rsidRPr="00C718C6" w:rsidRDefault="001640C6" w:rsidP="001640C6">
      <w:pPr>
        <w:spacing w:line="360" w:lineRule="auto"/>
        <w:ind w:left="992" w:hanging="283"/>
        <w:jc w:val="both"/>
        <w:rPr>
          <w:color w:val="1F497D"/>
          <w:sz w:val="24"/>
          <w:szCs w:val="24"/>
        </w:rPr>
      </w:pPr>
      <w:r w:rsidRPr="00C718C6">
        <w:rPr>
          <w:i/>
          <w:iCs/>
          <w:color w:val="1F497D"/>
          <w:sz w:val="24"/>
          <w:szCs w:val="24"/>
        </w:rPr>
        <w:t xml:space="preserve"> </w:t>
      </w:r>
      <w:r w:rsidR="007D2970" w:rsidRPr="00C718C6">
        <w:rPr>
          <w:i/>
          <w:iCs/>
          <w:color w:val="1F497D"/>
          <w:sz w:val="24"/>
          <w:szCs w:val="24"/>
        </w:rPr>
        <w:t xml:space="preserve">(5) </w:t>
      </w:r>
      <w:r w:rsidR="00D23685" w:rsidRPr="00C718C6">
        <w:rPr>
          <w:i/>
          <w:iCs/>
          <w:color w:val="1F497D"/>
          <w:sz w:val="24"/>
          <w:szCs w:val="24"/>
        </w:rPr>
        <w:t>Contents</w:t>
      </w:r>
      <w:r w:rsidR="007D2970" w:rsidRPr="00C718C6">
        <w:rPr>
          <w:i/>
          <w:iCs/>
          <w:color w:val="1F497D"/>
          <w:sz w:val="24"/>
          <w:szCs w:val="24"/>
        </w:rPr>
        <w:t>:</w:t>
      </w:r>
      <w:r w:rsidR="00D23685" w:rsidRPr="00C718C6">
        <w:rPr>
          <w:color w:val="1F497D"/>
          <w:sz w:val="24"/>
          <w:szCs w:val="24"/>
        </w:rPr>
        <w:t xml:space="preserve"> State the detailed contents of the procedures</w:t>
      </w:r>
    </w:p>
    <w:p w:rsidR="001640C6" w:rsidRPr="003B526F" w:rsidRDefault="001640C6" w:rsidP="001640C6">
      <w:pPr>
        <w:spacing w:line="360" w:lineRule="auto"/>
        <w:ind w:left="992" w:hanging="283"/>
        <w:jc w:val="both"/>
        <w:rPr>
          <w:sz w:val="24"/>
          <w:szCs w:val="24"/>
          <w:lang w:val="es-ES_tradnl"/>
        </w:rPr>
      </w:pPr>
      <w:r w:rsidRPr="003B526F">
        <w:rPr>
          <w:i/>
          <w:iCs/>
          <w:sz w:val="24"/>
          <w:szCs w:val="24"/>
          <w:lang w:val="es-ES_tradnl"/>
        </w:rPr>
        <w:t>(6) Lưu hồ sơ:</w:t>
      </w:r>
      <w:r>
        <w:rPr>
          <w:sz w:val="24"/>
          <w:szCs w:val="24"/>
          <w:lang w:val="es-ES_tradnl"/>
        </w:rPr>
        <w:t xml:space="preserve"> Nêu các hồ sơ cần lưu, nơi</w:t>
      </w:r>
      <w:r w:rsidRPr="003B526F">
        <w:rPr>
          <w:sz w:val="24"/>
          <w:szCs w:val="24"/>
          <w:lang w:val="es-ES_tradnl"/>
        </w:rPr>
        <w:t xml:space="preserve"> lưu trữ và thời gian lưu trữ các hồ sơ đó.</w:t>
      </w:r>
    </w:p>
    <w:p w:rsidR="007D2970" w:rsidRPr="00C718C6" w:rsidRDefault="001640C6" w:rsidP="001640C6">
      <w:pPr>
        <w:spacing w:line="360" w:lineRule="auto"/>
        <w:ind w:left="992" w:hanging="283"/>
        <w:jc w:val="both"/>
        <w:rPr>
          <w:color w:val="1F497D"/>
          <w:sz w:val="24"/>
          <w:szCs w:val="24"/>
        </w:rPr>
      </w:pPr>
      <w:r w:rsidRPr="00C718C6">
        <w:rPr>
          <w:i/>
          <w:iCs/>
          <w:color w:val="1F497D"/>
          <w:sz w:val="24"/>
          <w:szCs w:val="24"/>
        </w:rPr>
        <w:t xml:space="preserve"> </w:t>
      </w:r>
      <w:r w:rsidR="007D2970" w:rsidRPr="00C718C6">
        <w:rPr>
          <w:i/>
          <w:iCs/>
          <w:color w:val="1F497D"/>
          <w:sz w:val="24"/>
          <w:szCs w:val="24"/>
        </w:rPr>
        <w:t xml:space="preserve">(6) </w:t>
      </w:r>
      <w:r w:rsidR="00D23685" w:rsidRPr="00C718C6">
        <w:rPr>
          <w:i/>
          <w:iCs/>
          <w:color w:val="1F497D"/>
          <w:sz w:val="24"/>
          <w:szCs w:val="24"/>
        </w:rPr>
        <w:t>Archives</w:t>
      </w:r>
      <w:r w:rsidR="007D2970" w:rsidRPr="00C718C6">
        <w:rPr>
          <w:i/>
          <w:iCs/>
          <w:color w:val="1F497D"/>
          <w:sz w:val="24"/>
          <w:szCs w:val="24"/>
        </w:rPr>
        <w:t>:</w:t>
      </w:r>
      <w:r w:rsidR="00ED512D" w:rsidRPr="00C718C6">
        <w:rPr>
          <w:color w:val="1F497D"/>
          <w:sz w:val="24"/>
          <w:szCs w:val="24"/>
        </w:rPr>
        <w:t xml:space="preserve"> </w:t>
      </w:r>
      <w:r w:rsidR="00C63CD7" w:rsidRPr="00C718C6">
        <w:rPr>
          <w:color w:val="1F497D"/>
          <w:sz w:val="24"/>
          <w:szCs w:val="24"/>
        </w:rPr>
        <w:t>Indicate the records to be kept, archive and archive duration</w:t>
      </w:r>
    </w:p>
    <w:p w:rsidR="001640C6" w:rsidRPr="003B526F" w:rsidRDefault="001640C6" w:rsidP="001640C6">
      <w:pPr>
        <w:spacing w:line="360" w:lineRule="auto"/>
        <w:ind w:left="992" w:hanging="283"/>
        <w:jc w:val="both"/>
        <w:rPr>
          <w:sz w:val="24"/>
          <w:szCs w:val="24"/>
          <w:lang w:val="es-ES_tradnl"/>
        </w:rPr>
      </w:pPr>
      <w:r w:rsidRPr="003B526F">
        <w:rPr>
          <w:i/>
          <w:iCs/>
          <w:sz w:val="24"/>
          <w:szCs w:val="24"/>
          <w:lang w:val="es-ES_tradnl"/>
        </w:rPr>
        <w:t>(7) Phụ lục:</w:t>
      </w:r>
      <w:r w:rsidRPr="003B526F">
        <w:rPr>
          <w:sz w:val="24"/>
          <w:szCs w:val="24"/>
          <w:lang w:val="es-ES_tradnl"/>
        </w:rPr>
        <w:t xml:space="preserve"> Nêu các biểu mẫu và tài liệu diễn giải cần thiết kèm theo (nếu có).</w:t>
      </w:r>
    </w:p>
    <w:p w:rsidR="007D2970" w:rsidRPr="00C718C6" w:rsidRDefault="001640C6" w:rsidP="001640C6">
      <w:pPr>
        <w:spacing w:line="360" w:lineRule="auto"/>
        <w:ind w:left="992" w:hanging="283"/>
        <w:jc w:val="both"/>
        <w:rPr>
          <w:color w:val="1F497D"/>
          <w:sz w:val="24"/>
          <w:szCs w:val="24"/>
        </w:rPr>
      </w:pPr>
      <w:r w:rsidRPr="00C718C6">
        <w:rPr>
          <w:i/>
          <w:iCs/>
          <w:color w:val="1F497D"/>
          <w:sz w:val="24"/>
          <w:szCs w:val="24"/>
        </w:rPr>
        <w:t xml:space="preserve"> </w:t>
      </w:r>
      <w:r w:rsidR="007D2970" w:rsidRPr="00C718C6">
        <w:rPr>
          <w:i/>
          <w:iCs/>
          <w:color w:val="1F497D"/>
          <w:sz w:val="24"/>
          <w:szCs w:val="24"/>
        </w:rPr>
        <w:t xml:space="preserve">(7) </w:t>
      </w:r>
      <w:r w:rsidR="00C63CD7" w:rsidRPr="00C718C6">
        <w:rPr>
          <w:i/>
          <w:iCs/>
          <w:color w:val="1F497D"/>
          <w:sz w:val="24"/>
          <w:szCs w:val="24"/>
        </w:rPr>
        <w:t>Appendices</w:t>
      </w:r>
      <w:r w:rsidR="007D2970" w:rsidRPr="00C718C6">
        <w:rPr>
          <w:i/>
          <w:iCs/>
          <w:color w:val="1F497D"/>
          <w:sz w:val="24"/>
          <w:szCs w:val="24"/>
        </w:rPr>
        <w:t>:</w:t>
      </w:r>
      <w:r w:rsidR="00C54670" w:rsidRPr="00C718C6">
        <w:rPr>
          <w:color w:val="1F497D"/>
          <w:sz w:val="24"/>
          <w:szCs w:val="24"/>
        </w:rPr>
        <w:t xml:space="preserve"> Indicate the necessary forms and explanatory documents (if any).</w:t>
      </w:r>
    </w:p>
    <w:p w:rsidR="001640C6" w:rsidRDefault="001640C6" w:rsidP="001640C6">
      <w:pPr>
        <w:tabs>
          <w:tab w:val="left" w:pos="567"/>
        </w:tabs>
        <w:spacing w:line="360" w:lineRule="auto"/>
        <w:jc w:val="both"/>
        <w:outlineLvl w:val="0"/>
        <w:rPr>
          <w:b/>
          <w:bCs/>
          <w:i/>
          <w:sz w:val="24"/>
          <w:szCs w:val="24"/>
          <w:lang w:val="es-ES_tradnl"/>
        </w:rPr>
      </w:pPr>
      <w:r w:rsidRPr="00D1417F">
        <w:rPr>
          <w:b/>
          <w:bCs/>
          <w:i/>
          <w:sz w:val="24"/>
          <w:szCs w:val="24"/>
          <w:lang w:val="es-ES_tradnl"/>
        </w:rPr>
        <w:t>5.4.2 Nội dung của qui định, hướng dẫn có thể gồm 7 mục như qui trình hoặc ít hơn tuỳ theo nội dung của tài liệu.</w:t>
      </w:r>
    </w:p>
    <w:p w:rsidR="007D2970" w:rsidRPr="00C718C6" w:rsidRDefault="00ED512D" w:rsidP="007D2970">
      <w:pPr>
        <w:tabs>
          <w:tab w:val="left" w:pos="567"/>
        </w:tabs>
        <w:spacing w:line="360" w:lineRule="auto"/>
        <w:jc w:val="both"/>
        <w:outlineLvl w:val="0"/>
        <w:rPr>
          <w:b/>
          <w:bCs/>
          <w:i/>
          <w:color w:val="1F497D"/>
          <w:sz w:val="24"/>
          <w:szCs w:val="24"/>
        </w:rPr>
      </w:pPr>
      <w:r w:rsidRPr="00C718C6">
        <w:rPr>
          <w:b/>
          <w:bCs/>
          <w:i/>
          <w:color w:val="1F497D"/>
          <w:sz w:val="24"/>
          <w:szCs w:val="24"/>
        </w:rPr>
        <w:t>5.4.2</w:t>
      </w:r>
      <w:r w:rsidR="007D2970" w:rsidRPr="00C718C6">
        <w:rPr>
          <w:b/>
          <w:bCs/>
          <w:i/>
          <w:color w:val="1F497D"/>
          <w:sz w:val="24"/>
          <w:szCs w:val="24"/>
        </w:rPr>
        <w:t xml:space="preserve"> </w:t>
      </w:r>
      <w:r w:rsidR="00833044" w:rsidRPr="00C718C6">
        <w:rPr>
          <w:b/>
          <w:bCs/>
          <w:i/>
          <w:color w:val="1F497D"/>
          <w:sz w:val="24"/>
          <w:szCs w:val="24"/>
        </w:rPr>
        <w:t>The contents of the regulations or guidelines may consist of 7 items as procedure or less depending on the contents of the document.</w:t>
      </w:r>
    </w:p>
    <w:p w:rsidR="001640C6" w:rsidRDefault="001640C6" w:rsidP="007D2970">
      <w:pPr>
        <w:spacing w:before="120" w:line="360" w:lineRule="auto"/>
        <w:jc w:val="both"/>
        <w:rPr>
          <w:b/>
          <w:bCs/>
          <w:iCs/>
          <w:color w:val="1F497D"/>
          <w:sz w:val="24"/>
          <w:szCs w:val="24"/>
        </w:rPr>
      </w:pPr>
    </w:p>
    <w:p w:rsidR="001640C6" w:rsidRPr="003B526F" w:rsidRDefault="001640C6" w:rsidP="001640C6">
      <w:pPr>
        <w:spacing w:before="120" w:line="360" w:lineRule="auto"/>
        <w:jc w:val="both"/>
        <w:rPr>
          <w:b/>
          <w:bCs/>
          <w:sz w:val="24"/>
          <w:szCs w:val="24"/>
          <w:lang w:val="es-ES_tradnl"/>
        </w:rPr>
      </w:pPr>
      <w:r w:rsidRPr="00D1417F">
        <w:rPr>
          <w:b/>
          <w:bCs/>
          <w:iCs/>
          <w:sz w:val="24"/>
          <w:szCs w:val="24"/>
          <w:lang w:val="es-ES_tradnl"/>
        </w:rPr>
        <w:t>5.5 Trách nhiệm viết và phê duyệt các loại tài liệu</w:t>
      </w:r>
      <w:r w:rsidRPr="003B526F">
        <w:rPr>
          <w:b/>
          <w:bCs/>
          <w:i/>
          <w:iCs/>
          <w:sz w:val="24"/>
          <w:szCs w:val="24"/>
          <w:lang w:val="es-ES_tradnl"/>
        </w:rPr>
        <w:t>:</w:t>
      </w:r>
      <w:r w:rsidRPr="003B526F">
        <w:rPr>
          <w:b/>
          <w:bCs/>
          <w:sz w:val="24"/>
          <w:szCs w:val="24"/>
          <w:lang w:val="es-ES_tradnl"/>
        </w:rPr>
        <w:t xml:space="preserve"> </w:t>
      </w:r>
      <w:r w:rsidRPr="003B526F">
        <w:rPr>
          <w:sz w:val="24"/>
          <w:szCs w:val="24"/>
          <w:lang w:val="es-ES_tradnl"/>
        </w:rPr>
        <w:t xml:space="preserve">được thực hiện theo qui định phân cấp của </w:t>
      </w:r>
      <w:r>
        <w:rPr>
          <w:sz w:val="24"/>
          <w:szCs w:val="24"/>
          <w:lang w:val="es-ES_tradnl"/>
        </w:rPr>
        <w:t>Công ty</w:t>
      </w:r>
      <w:r w:rsidRPr="003B526F">
        <w:rPr>
          <w:sz w:val="24"/>
          <w:szCs w:val="24"/>
          <w:lang w:val="es-ES_tradnl"/>
        </w:rPr>
        <w:t xml:space="preserve"> như sau:</w:t>
      </w:r>
    </w:p>
    <w:p w:rsidR="007D2970" w:rsidRPr="00C718C6" w:rsidRDefault="007D2970" w:rsidP="007D2970">
      <w:pPr>
        <w:spacing w:before="120" w:line="360" w:lineRule="auto"/>
        <w:jc w:val="both"/>
        <w:rPr>
          <w:b/>
          <w:bCs/>
          <w:color w:val="1F497D"/>
          <w:sz w:val="24"/>
          <w:szCs w:val="24"/>
        </w:rPr>
      </w:pPr>
      <w:r w:rsidRPr="00C718C6">
        <w:rPr>
          <w:b/>
          <w:bCs/>
          <w:iCs/>
          <w:color w:val="1F497D"/>
          <w:sz w:val="24"/>
          <w:szCs w:val="24"/>
        </w:rPr>
        <w:t xml:space="preserve">5.5 </w:t>
      </w:r>
      <w:r w:rsidR="00D62E2F" w:rsidRPr="00C718C6">
        <w:rPr>
          <w:b/>
          <w:bCs/>
          <w:iCs/>
          <w:color w:val="1F497D"/>
          <w:sz w:val="24"/>
          <w:szCs w:val="24"/>
        </w:rPr>
        <w:t>Responsibility for writing and approving types of documents</w:t>
      </w:r>
      <w:r w:rsidRPr="00C718C6">
        <w:rPr>
          <w:b/>
          <w:bCs/>
          <w:i/>
          <w:iCs/>
          <w:color w:val="1F497D"/>
          <w:sz w:val="24"/>
          <w:szCs w:val="24"/>
        </w:rPr>
        <w:t>:</w:t>
      </w:r>
      <w:r w:rsidRPr="00C718C6">
        <w:rPr>
          <w:b/>
          <w:bCs/>
          <w:color w:val="1F497D"/>
          <w:sz w:val="24"/>
          <w:szCs w:val="24"/>
        </w:rPr>
        <w:t xml:space="preserve"> </w:t>
      </w:r>
      <w:r w:rsidR="009C0814" w:rsidRPr="00C718C6">
        <w:rPr>
          <w:color w:val="1F497D"/>
          <w:sz w:val="24"/>
          <w:szCs w:val="24"/>
        </w:rPr>
        <w:t>according to the Company’s management decentralization regulations as follows</w:t>
      </w:r>
      <w:r w:rsidR="00BC4635" w:rsidRPr="00C718C6">
        <w:rPr>
          <w:color w:val="1F497D"/>
          <w:sz w:val="24"/>
          <w:szCs w:val="24"/>
        </w:rPr>
        <w:t>:</w:t>
      </w:r>
    </w:p>
    <w:tbl>
      <w:tblPr>
        <w:tblW w:w="9480" w:type="dxa"/>
        <w:tblInd w:w="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0"/>
        <w:gridCol w:w="2280"/>
        <w:gridCol w:w="1920"/>
        <w:gridCol w:w="1680"/>
      </w:tblGrid>
      <w:tr w:rsidR="001640C6" w:rsidRPr="00C718C6" w:rsidTr="001640C6">
        <w:tblPrEx>
          <w:tblCellMar>
            <w:top w:w="0" w:type="dxa"/>
            <w:bottom w:w="0" w:type="dxa"/>
          </w:tblCellMar>
        </w:tblPrEx>
        <w:tc>
          <w:tcPr>
            <w:tcW w:w="3600" w:type="dxa"/>
            <w:tcBorders>
              <w:top w:val="single" w:sz="4" w:space="0" w:color="auto"/>
              <w:left w:val="single" w:sz="4" w:space="0" w:color="auto"/>
              <w:bottom w:val="nil"/>
              <w:right w:val="single" w:sz="4" w:space="0" w:color="auto"/>
            </w:tcBorders>
            <w:vAlign w:val="center"/>
          </w:tcPr>
          <w:p w:rsidR="001640C6" w:rsidRPr="00884E4F" w:rsidRDefault="001640C6" w:rsidP="00281E8E">
            <w:pPr>
              <w:spacing w:before="120" w:after="120"/>
              <w:jc w:val="center"/>
              <w:rPr>
                <w:b/>
                <w:bCs/>
                <w:sz w:val="24"/>
                <w:szCs w:val="24"/>
                <w:lang w:val="en-GB"/>
              </w:rPr>
            </w:pPr>
            <w:r w:rsidRPr="00884E4F">
              <w:rPr>
                <w:b/>
                <w:bCs/>
                <w:sz w:val="24"/>
                <w:szCs w:val="24"/>
                <w:lang w:val="en-GB"/>
              </w:rPr>
              <w:t>Loại tài liệu</w:t>
            </w:r>
          </w:p>
        </w:tc>
        <w:tc>
          <w:tcPr>
            <w:tcW w:w="2280" w:type="dxa"/>
            <w:tcBorders>
              <w:top w:val="single" w:sz="4" w:space="0" w:color="auto"/>
              <w:left w:val="single" w:sz="4" w:space="0" w:color="auto"/>
              <w:bottom w:val="nil"/>
              <w:right w:val="single" w:sz="4" w:space="0" w:color="auto"/>
            </w:tcBorders>
            <w:vAlign w:val="center"/>
          </w:tcPr>
          <w:p w:rsidR="001640C6" w:rsidRPr="00884E4F" w:rsidRDefault="001640C6" w:rsidP="00281E8E">
            <w:pPr>
              <w:spacing w:before="120" w:after="120"/>
              <w:jc w:val="center"/>
              <w:rPr>
                <w:b/>
                <w:bCs/>
                <w:sz w:val="24"/>
                <w:szCs w:val="24"/>
                <w:lang w:val="en-GB"/>
              </w:rPr>
            </w:pPr>
            <w:r w:rsidRPr="00884E4F">
              <w:rPr>
                <w:b/>
                <w:bCs/>
                <w:sz w:val="24"/>
                <w:szCs w:val="24"/>
                <w:lang w:val="en-GB"/>
              </w:rPr>
              <w:t>Trách nhiệm viết</w:t>
            </w:r>
          </w:p>
        </w:tc>
        <w:tc>
          <w:tcPr>
            <w:tcW w:w="1920" w:type="dxa"/>
            <w:tcBorders>
              <w:top w:val="single" w:sz="4" w:space="0" w:color="auto"/>
              <w:left w:val="single" w:sz="4" w:space="0" w:color="auto"/>
              <w:bottom w:val="nil"/>
              <w:right w:val="single" w:sz="4" w:space="0" w:color="auto"/>
            </w:tcBorders>
          </w:tcPr>
          <w:p w:rsidR="001640C6" w:rsidRPr="00884E4F" w:rsidRDefault="001640C6" w:rsidP="00281E8E">
            <w:pPr>
              <w:spacing w:before="120" w:after="120"/>
              <w:jc w:val="center"/>
              <w:rPr>
                <w:b/>
                <w:bCs/>
                <w:sz w:val="24"/>
                <w:szCs w:val="24"/>
                <w:lang w:val="en-GB"/>
              </w:rPr>
            </w:pPr>
            <w:r w:rsidRPr="00884E4F">
              <w:rPr>
                <w:b/>
                <w:bCs/>
                <w:sz w:val="24"/>
                <w:szCs w:val="24"/>
                <w:lang w:val="en-GB"/>
              </w:rPr>
              <w:t>Trách nhiệm xem xét</w:t>
            </w:r>
          </w:p>
        </w:tc>
        <w:tc>
          <w:tcPr>
            <w:tcW w:w="1680" w:type="dxa"/>
            <w:tcBorders>
              <w:top w:val="single" w:sz="4" w:space="0" w:color="auto"/>
              <w:left w:val="single" w:sz="4" w:space="0" w:color="auto"/>
              <w:bottom w:val="nil"/>
              <w:right w:val="single" w:sz="4" w:space="0" w:color="auto"/>
            </w:tcBorders>
            <w:vAlign w:val="center"/>
          </w:tcPr>
          <w:p w:rsidR="001640C6" w:rsidRPr="00884E4F" w:rsidRDefault="001640C6" w:rsidP="00281E8E">
            <w:pPr>
              <w:spacing w:before="120" w:after="120"/>
              <w:jc w:val="center"/>
              <w:rPr>
                <w:b/>
                <w:bCs/>
                <w:sz w:val="24"/>
                <w:szCs w:val="24"/>
                <w:lang w:val="en-GB"/>
              </w:rPr>
            </w:pPr>
            <w:r w:rsidRPr="00884E4F">
              <w:rPr>
                <w:b/>
                <w:bCs/>
                <w:sz w:val="24"/>
                <w:szCs w:val="24"/>
                <w:lang w:val="en-GB"/>
              </w:rPr>
              <w:t>Phê duyệt</w:t>
            </w:r>
          </w:p>
        </w:tc>
      </w:tr>
      <w:tr w:rsidR="00255AF1" w:rsidRPr="00C718C6" w:rsidTr="001640C6">
        <w:tblPrEx>
          <w:tblCellMar>
            <w:top w:w="0" w:type="dxa"/>
            <w:bottom w:w="0" w:type="dxa"/>
          </w:tblCellMar>
        </w:tblPrEx>
        <w:tc>
          <w:tcPr>
            <w:tcW w:w="3600" w:type="dxa"/>
            <w:tcBorders>
              <w:top w:val="nil"/>
              <w:left w:val="single" w:sz="4" w:space="0" w:color="auto"/>
              <w:bottom w:val="single" w:sz="4" w:space="0" w:color="auto"/>
              <w:right w:val="single" w:sz="4" w:space="0" w:color="auto"/>
            </w:tcBorders>
            <w:vAlign w:val="center"/>
          </w:tcPr>
          <w:p w:rsidR="00255AF1" w:rsidRPr="00C718C6" w:rsidRDefault="009C0814" w:rsidP="007D2970">
            <w:pPr>
              <w:spacing w:before="120" w:after="120"/>
              <w:jc w:val="center"/>
              <w:rPr>
                <w:b/>
                <w:bCs/>
                <w:color w:val="1F497D"/>
                <w:sz w:val="24"/>
                <w:szCs w:val="24"/>
              </w:rPr>
            </w:pPr>
            <w:r w:rsidRPr="00C718C6">
              <w:rPr>
                <w:b/>
                <w:bCs/>
                <w:color w:val="1F497D"/>
                <w:sz w:val="24"/>
                <w:szCs w:val="24"/>
              </w:rPr>
              <w:t>Type of documents</w:t>
            </w:r>
          </w:p>
        </w:tc>
        <w:tc>
          <w:tcPr>
            <w:tcW w:w="2280" w:type="dxa"/>
            <w:tcBorders>
              <w:top w:val="nil"/>
              <w:left w:val="single" w:sz="4" w:space="0" w:color="auto"/>
              <w:bottom w:val="single" w:sz="4" w:space="0" w:color="auto"/>
              <w:right w:val="single" w:sz="4" w:space="0" w:color="auto"/>
            </w:tcBorders>
            <w:vAlign w:val="center"/>
          </w:tcPr>
          <w:p w:rsidR="00255AF1" w:rsidRPr="00C718C6" w:rsidRDefault="009C0814" w:rsidP="00007141">
            <w:pPr>
              <w:spacing w:before="120" w:after="120"/>
              <w:jc w:val="center"/>
              <w:rPr>
                <w:b/>
                <w:bCs/>
                <w:color w:val="1F497D"/>
                <w:sz w:val="24"/>
                <w:szCs w:val="24"/>
              </w:rPr>
            </w:pPr>
            <w:r w:rsidRPr="00C718C6">
              <w:rPr>
                <w:b/>
                <w:bCs/>
                <w:color w:val="1F497D"/>
                <w:sz w:val="24"/>
                <w:szCs w:val="24"/>
              </w:rPr>
              <w:t>Written by</w:t>
            </w:r>
          </w:p>
        </w:tc>
        <w:tc>
          <w:tcPr>
            <w:tcW w:w="1920" w:type="dxa"/>
            <w:tcBorders>
              <w:top w:val="nil"/>
              <w:left w:val="single" w:sz="4" w:space="0" w:color="auto"/>
              <w:bottom w:val="single" w:sz="4" w:space="0" w:color="auto"/>
              <w:right w:val="single" w:sz="4" w:space="0" w:color="auto"/>
            </w:tcBorders>
          </w:tcPr>
          <w:p w:rsidR="00255AF1" w:rsidRPr="00C718C6" w:rsidRDefault="009C0814" w:rsidP="007D2970">
            <w:pPr>
              <w:spacing w:before="120" w:after="120"/>
              <w:jc w:val="center"/>
              <w:rPr>
                <w:b/>
                <w:bCs/>
                <w:color w:val="1F497D"/>
                <w:sz w:val="24"/>
                <w:szCs w:val="24"/>
              </w:rPr>
            </w:pPr>
            <w:r w:rsidRPr="00C718C6">
              <w:rPr>
                <w:b/>
                <w:bCs/>
                <w:color w:val="1F497D"/>
                <w:sz w:val="24"/>
                <w:szCs w:val="24"/>
              </w:rPr>
              <w:t>Reviewed by</w:t>
            </w:r>
          </w:p>
        </w:tc>
        <w:tc>
          <w:tcPr>
            <w:tcW w:w="1680" w:type="dxa"/>
            <w:tcBorders>
              <w:top w:val="nil"/>
              <w:left w:val="single" w:sz="4" w:space="0" w:color="auto"/>
              <w:bottom w:val="single" w:sz="4" w:space="0" w:color="auto"/>
              <w:right w:val="single" w:sz="4" w:space="0" w:color="auto"/>
            </w:tcBorders>
            <w:vAlign w:val="center"/>
          </w:tcPr>
          <w:p w:rsidR="00255AF1" w:rsidRPr="00C718C6" w:rsidRDefault="009C0814" w:rsidP="007D2970">
            <w:pPr>
              <w:spacing w:before="120" w:after="120"/>
              <w:jc w:val="center"/>
              <w:rPr>
                <w:b/>
                <w:bCs/>
                <w:color w:val="1F497D"/>
                <w:sz w:val="24"/>
                <w:szCs w:val="24"/>
              </w:rPr>
            </w:pPr>
            <w:r w:rsidRPr="00C718C6">
              <w:rPr>
                <w:b/>
                <w:bCs/>
                <w:color w:val="1F497D"/>
                <w:sz w:val="24"/>
                <w:szCs w:val="24"/>
              </w:rPr>
              <w:t>Approved by</w:t>
            </w:r>
          </w:p>
        </w:tc>
      </w:tr>
      <w:tr w:rsidR="001640C6" w:rsidRPr="00C718C6" w:rsidTr="001640C6">
        <w:tblPrEx>
          <w:tblCellMar>
            <w:top w:w="0" w:type="dxa"/>
            <w:bottom w:w="0" w:type="dxa"/>
          </w:tblCellMar>
        </w:tblPrEx>
        <w:tc>
          <w:tcPr>
            <w:tcW w:w="3600" w:type="dxa"/>
            <w:tcBorders>
              <w:top w:val="single" w:sz="4" w:space="0" w:color="auto"/>
              <w:left w:val="single" w:sz="4" w:space="0" w:color="auto"/>
              <w:bottom w:val="nil"/>
              <w:right w:val="single" w:sz="4" w:space="0" w:color="auto"/>
            </w:tcBorders>
          </w:tcPr>
          <w:p w:rsidR="001640C6" w:rsidRPr="00884E4F" w:rsidRDefault="001640C6" w:rsidP="00281E8E">
            <w:pPr>
              <w:spacing w:line="360" w:lineRule="auto"/>
              <w:jc w:val="both"/>
              <w:rPr>
                <w:sz w:val="24"/>
                <w:szCs w:val="24"/>
                <w:lang w:val="en-GB"/>
              </w:rPr>
            </w:pPr>
            <w:r w:rsidRPr="00884E4F">
              <w:rPr>
                <w:sz w:val="24"/>
                <w:szCs w:val="24"/>
                <w:lang w:val="en-GB"/>
              </w:rPr>
              <w:t>Các qui chế, quy trình, qui định, hướng dẫn, mô tả vị trí công việc.</w:t>
            </w:r>
          </w:p>
        </w:tc>
        <w:tc>
          <w:tcPr>
            <w:tcW w:w="2280" w:type="dxa"/>
            <w:tcBorders>
              <w:top w:val="single" w:sz="4" w:space="0" w:color="auto"/>
              <w:left w:val="single" w:sz="4" w:space="0" w:color="auto"/>
              <w:bottom w:val="nil"/>
              <w:right w:val="single" w:sz="4" w:space="0" w:color="auto"/>
            </w:tcBorders>
          </w:tcPr>
          <w:p w:rsidR="001640C6" w:rsidRPr="00884E4F" w:rsidRDefault="001640C6" w:rsidP="00281E8E">
            <w:pPr>
              <w:spacing w:line="360" w:lineRule="auto"/>
              <w:jc w:val="center"/>
              <w:rPr>
                <w:sz w:val="24"/>
                <w:szCs w:val="24"/>
                <w:lang w:val="vi-VN"/>
              </w:rPr>
            </w:pPr>
            <w:r w:rsidRPr="00884E4F">
              <w:rPr>
                <w:sz w:val="24"/>
                <w:szCs w:val="24"/>
                <w:lang w:val="vi-VN"/>
              </w:rPr>
              <w:t>Cán bộ được phân công</w:t>
            </w:r>
          </w:p>
        </w:tc>
        <w:tc>
          <w:tcPr>
            <w:tcW w:w="1920" w:type="dxa"/>
            <w:tcBorders>
              <w:top w:val="single" w:sz="4" w:space="0" w:color="auto"/>
              <w:left w:val="single" w:sz="4" w:space="0" w:color="auto"/>
              <w:bottom w:val="nil"/>
              <w:right w:val="single" w:sz="4" w:space="0" w:color="auto"/>
            </w:tcBorders>
          </w:tcPr>
          <w:p w:rsidR="001640C6" w:rsidRPr="00884E4F" w:rsidRDefault="001640C6" w:rsidP="00281E8E">
            <w:pPr>
              <w:spacing w:line="360" w:lineRule="auto"/>
              <w:jc w:val="center"/>
              <w:rPr>
                <w:sz w:val="24"/>
                <w:szCs w:val="24"/>
                <w:lang w:val="en-GB"/>
              </w:rPr>
            </w:pPr>
            <w:r w:rsidRPr="00884E4F">
              <w:rPr>
                <w:sz w:val="24"/>
                <w:szCs w:val="24"/>
                <w:lang w:val="en-GB"/>
              </w:rPr>
              <w:t>Ban ISO</w:t>
            </w:r>
          </w:p>
        </w:tc>
        <w:tc>
          <w:tcPr>
            <w:tcW w:w="1680" w:type="dxa"/>
            <w:tcBorders>
              <w:top w:val="single" w:sz="4" w:space="0" w:color="auto"/>
              <w:left w:val="single" w:sz="4" w:space="0" w:color="auto"/>
              <w:bottom w:val="nil"/>
              <w:right w:val="single" w:sz="4" w:space="0" w:color="auto"/>
            </w:tcBorders>
          </w:tcPr>
          <w:p w:rsidR="001640C6" w:rsidRPr="00884E4F" w:rsidRDefault="001640C6" w:rsidP="00281E8E">
            <w:pPr>
              <w:spacing w:line="360" w:lineRule="auto"/>
              <w:rPr>
                <w:sz w:val="24"/>
                <w:szCs w:val="24"/>
              </w:rPr>
            </w:pPr>
            <w:r w:rsidRPr="00884E4F">
              <w:rPr>
                <w:sz w:val="24"/>
                <w:szCs w:val="24"/>
              </w:rPr>
              <w:t xml:space="preserve">Quản lý cấp cao </w:t>
            </w:r>
          </w:p>
        </w:tc>
      </w:tr>
      <w:tr w:rsidR="001640C6" w:rsidRPr="00C718C6" w:rsidTr="001640C6">
        <w:tblPrEx>
          <w:tblCellMar>
            <w:top w:w="0" w:type="dxa"/>
            <w:bottom w:w="0" w:type="dxa"/>
          </w:tblCellMar>
        </w:tblPrEx>
        <w:tc>
          <w:tcPr>
            <w:tcW w:w="3600" w:type="dxa"/>
            <w:tcBorders>
              <w:top w:val="nil"/>
              <w:left w:val="single" w:sz="4" w:space="0" w:color="auto"/>
              <w:bottom w:val="single" w:sz="4" w:space="0" w:color="auto"/>
              <w:right w:val="single" w:sz="4" w:space="0" w:color="auto"/>
            </w:tcBorders>
          </w:tcPr>
          <w:p w:rsidR="001640C6" w:rsidRPr="00C718C6" w:rsidRDefault="001640C6" w:rsidP="00B720A2">
            <w:pPr>
              <w:spacing w:line="360" w:lineRule="auto"/>
              <w:jc w:val="both"/>
              <w:rPr>
                <w:color w:val="1F497D"/>
                <w:sz w:val="24"/>
                <w:szCs w:val="24"/>
              </w:rPr>
            </w:pPr>
            <w:r w:rsidRPr="00C718C6">
              <w:rPr>
                <w:color w:val="1F497D"/>
                <w:sz w:val="24"/>
                <w:szCs w:val="24"/>
              </w:rPr>
              <w:t>Regulations, procedures, rules, instructions, job description.</w:t>
            </w:r>
          </w:p>
        </w:tc>
        <w:tc>
          <w:tcPr>
            <w:tcW w:w="2280" w:type="dxa"/>
            <w:tcBorders>
              <w:top w:val="nil"/>
              <w:left w:val="single" w:sz="4" w:space="0" w:color="auto"/>
              <w:bottom w:val="single" w:sz="4" w:space="0" w:color="auto"/>
              <w:right w:val="single" w:sz="4" w:space="0" w:color="auto"/>
            </w:tcBorders>
          </w:tcPr>
          <w:p w:rsidR="001640C6" w:rsidRPr="00C718C6" w:rsidRDefault="001640C6" w:rsidP="00B720A2">
            <w:pPr>
              <w:spacing w:line="360" w:lineRule="auto"/>
              <w:jc w:val="center"/>
              <w:rPr>
                <w:color w:val="1F497D"/>
                <w:sz w:val="24"/>
                <w:szCs w:val="24"/>
              </w:rPr>
            </w:pPr>
            <w:r w:rsidRPr="00C718C6">
              <w:rPr>
                <w:color w:val="1F497D"/>
                <w:sz w:val="24"/>
                <w:szCs w:val="24"/>
              </w:rPr>
              <w:t>Assigned officer</w:t>
            </w:r>
          </w:p>
        </w:tc>
        <w:tc>
          <w:tcPr>
            <w:tcW w:w="1920" w:type="dxa"/>
            <w:tcBorders>
              <w:top w:val="nil"/>
              <w:left w:val="single" w:sz="4" w:space="0" w:color="auto"/>
              <w:bottom w:val="single" w:sz="4" w:space="0" w:color="auto"/>
              <w:right w:val="single" w:sz="4" w:space="0" w:color="auto"/>
            </w:tcBorders>
          </w:tcPr>
          <w:p w:rsidR="001640C6" w:rsidRPr="00C718C6" w:rsidRDefault="001640C6" w:rsidP="00B720A2">
            <w:pPr>
              <w:spacing w:line="360" w:lineRule="auto"/>
              <w:jc w:val="center"/>
              <w:rPr>
                <w:color w:val="1F497D"/>
                <w:sz w:val="24"/>
                <w:szCs w:val="24"/>
              </w:rPr>
            </w:pPr>
            <w:r w:rsidRPr="00C718C6">
              <w:rPr>
                <w:color w:val="1F497D"/>
                <w:sz w:val="24"/>
                <w:szCs w:val="24"/>
              </w:rPr>
              <w:t>ISO Department</w:t>
            </w:r>
          </w:p>
        </w:tc>
        <w:tc>
          <w:tcPr>
            <w:tcW w:w="1680" w:type="dxa"/>
            <w:tcBorders>
              <w:top w:val="nil"/>
              <w:left w:val="single" w:sz="4" w:space="0" w:color="auto"/>
              <w:bottom w:val="single" w:sz="4" w:space="0" w:color="auto"/>
              <w:right w:val="single" w:sz="4" w:space="0" w:color="auto"/>
            </w:tcBorders>
          </w:tcPr>
          <w:p w:rsidR="001640C6" w:rsidRPr="00C718C6" w:rsidRDefault="001640C6" w:rsidP="00B720A2">
            <w:pPr>
              <w:spacing w:line="360" w:lineRule="auto"/>
              <w:jc w:val="both"/>
              <w:rPr>
                <w:color w:val="1F497D"/>
                <w:sz w:val="24"/>
                <w:szCs w:val="24"/>
              </w:rPr>
            </w:pPr>
            <w:r w:rsidRPr="00C718C6">
              <w:rPr>
                <w:color w:val="1F497D"/>
                <w:sz w:val="24"/>
                <w:szCs w:val="24"/>
              </w:rPr>
              <w:t>Senior manager</w:t>
            </w:r>
          </w:p>
        </w:tc>
      </w:tr>
      <w:tr w:rsidR="001640C6" w:rsidRPr="00C718C6" w:rsidTr="001640C6">
        <w:tblPrEx>
          <w:tblCellMar>
            <w:top w:w="0" w:type="dxa"/>
            <w:bottom w:w="0" w:type="dxa"/>
          </w:tblCellMar>
        </w:tblPrEx>
        <w:tc>
          <w:tcPr>
            <w:tcW w:w="3600" w:type="dxa"/>
            <w:tcBorders>
              <w:top w:val="single" w:sz="4" w:space="0" w:color="auto"/>
              <w:left w:val="single" w:sz="4" w:space="0" w:color="auto"/>
              <w:bottom w:val="nil"/>
              <w:right w:val="single" w:sz="4" w:space="0" w:color="auto"/>
            </w:tcBorders>
          </w:tcPr>
          <w:p w:rsidR="001640C6" w:rsidRPr="00884E4F" w:rsidRDefault="001640C6" w:rsidP="00281E8E">
            <w:pPr>
              <w:spacing w:line="360" w:lineRule="auto"/>
              <w:jc w:val="both"/>
              <w:rPr>
                <w:sz w:val="24"/>
                <w:szCs w:val="24"/>
                <w:lang w:val="en-GB"/>
              </w:rPr>
            </w:pPr>
            <w:r w:rsidRPr="00884E4F">
              <w:rPr>
                <w:sz w:val="24"/>
                <w:szCs w:val="24"/>
                <w:lang w:val="en-GB"/>
              </w:rPr>
              <w:t xml:space="preserve">Các biểu mẫu hồ sơ thông thường </w:t>
            </w:r>
          </w:p>
        </w:tc>
        <w:tc>
          <w:tcPr>
            <w:tcW w:w="2280" w:type="dxa"/>
            <w:tcBorders>
              <w:top w:val="single" w:sz="4" w:space="0" w:color="auto"/>
              <w:left w:val="single" w:sz="4" w:space="0" w:color="auto"/>
              <w:bottom w:val="nil"/>
              <w:right w:val="single" w:sz="4" w:space="0" w:color="auto"/>
            </w:tcBorders>
          </w:tcPr>
          <w:p w:rsidR="001640C6" w:rsidRPr="00884E4F" w:rsidRDefault="001640C6" w:rsidP="00281E8E">
            <w:pPr>
              <w:spacing w:line="360" w:lineRule="auto"/>
              <w:jc w:val="center"/>
              <w:rPr>
                <w:sz w:val="24"/>
                <w:szCs w:val="24"/>
                <w:lang w:val="vi-VN"/>
              </w:rPr>
            </w:pPr>
            <w:r w:rsidRPr="00884E4F">
              <w:rPr>
                <w:sz w:val="24"/>
                <w:szCs w:val="24"/>
                <w:lang w:val="vi-VN"/>
              </w:rPr>
              <w:t>Cán bộ được phân công</w:t>
            </w:r>
          </w:p>
        </w:tc>
        <w:tc>
          <w:tcPr>
            <w:tcW w:w="1920" w:type="dxa"/>
            <w:tcBorders>
              <w:top w:val="single" w:sz="4" w:space="0" w:color="auto"/>
              <w:left w:val="single" w:sz="4" w:space="0" w:color="auto"/>
              <w:bottom w:val="nil"/>
              <w:right w:val="single" w:sz="4" w:space="0" w:color="auto"/>
            </w:tcBorders>
          </w:tcPr>
          <w:p w:rsidR="001640C6" w:rsidRPr="00884E4F" w:rsidRDefault="001640C6" w:rsidP="00281E8E">
            <w:pPr>
              <w:spacing w:line="360" w:lineRule="auto"/>
              <w:jc w:val="center"/>
              <w:rPr>
                <w:sz w:val="24"/>
                <w:szCs w:val="24"/>
                <w:lang w:val="en-GB"/>
              </w:rPr>
            </w:pPr>
            <w:r w:rsidRPr="00884E4F">
              <w:rPr>
                <w:sz w:val="24"/>
                <w:szCs w:val="24"/>
                <w:lang w:val="en-GB"/>
              </w:rPr>
              <w:t>Ban ISO</w:t>
            </w:r>
          </w:p>
        </w:tc>
        <w:tc>
          <w:tcPr>
            <w:tcW w:w="1680" w:type="dxa"/>
            <w:tcBorders>
              <w:top w:val="single" w:sz="4" w:space="0" w:color="auto"/>
              <w:left w:val="single" w:sz="4" w:space="0" w:color="auto"/>
              <w:bottom w:val="nil"/>
              <w:right w:val="single" w:sz="4" w:space="0" w:color="auto"/>
            </w:tcBorders>
          </w:tcPr>
          <w:p w:rsidR="001640C6" w:rsidRPr="00884E4F" w:rsidRDefault="001640C6" w:rsidP="00281E8E">
            <w:pPr>
              <w:spacing w:line="360" w:lineRule="auto"/>
              <w:rPr>
                <w:sz w:val="24"/>
                <w:szCs w:val="24"/>
              </w:rPr>
            </w:pPr>
            <w:r w:rsidRPr="00884E4F">
              <w:rPr>
                <w:sz w:val="24"/>
                <w:szCs w:val="24"/>
              </w:rPr>
              <w:t xml:space="preserve">Trưởng phòng hoặc quản lý bộ phận  </w:t>
            </w:r>
          </w:p>
        </w:tc>
      </w:tr>
      <w:tr w:rsidR="001640C6" w:rsidRPr="00C718C6" w:rsidTr="001640C6">
        <w:tblPrEx>
          <w:tblCellMar>
            <w:top w:w="0" w:type="dxa"/>
            <w:bottom w:w="0" w:type="dxa"/>
          </w:tblCellMar>
        </w:tblPrEx>
        <w:tc>
          <w:tcPr>
            <w:tcW w:w="3600" w:type="dxa"/>
            <w:tcBorders>
              <w:top w:val="nil"/>
              <w:left w:val="single" w:sz="4" w:space="0" w:color="auto"/>
              <w:bottom w:val="single" w:sz="4" w:space="0" w:color="auto"/>
              <w:right w:val="single" w:sz="4" w:space="0" w:color="auto"/>
            </w:tcBorders>
          </w:tcPr>
          <w:p w:rsidR="001640C6" w:rsidRPr="00C718C6" w:rsidRDefault="001640C6" w:rsidP="00B720A2">
            <w:pPr>
              <w:spacing w:line="360" w:lineRule="auto"/>
              <w:jc w:val="both"/>
              <w:rPr>
                <w:color w:val="1F497D"/>
                <w:sz w:val="24"/>
                <w:szCs w:val="24"/>
              </w:rPr>
            </w:pPr>
            <w:r w:rsidRPr="00C718C6">
              <w:rPr>
                <w:color w:val="1F497D"/>
                <w:sz w:val="24"/>
                <w:szCs w:val="24"/>
              </w:rPr>
              <w:t>Normal forms of records</w:t>
            </w:r>
          </w:p>
        </w:tc>
        <w:tc>
          <w:tcPr>
            <w:tcW w:w="2280" w:type="dxa"/>
            <w:tcBorders>
              <w:top w:val="nil"/>
              <w:left w:val="single" w:sz="4" w:space="0" w:color="auto"/>
              <w:bottom w:val="single" w:sz="4" w:space="0" w:color="auto"/>
              <w:right w:val="single" w:sz="4" w:space="0" w:color="auto"/>
            </w:tcBorders>
          </w:tcPr>
          <w:p w:rsidR="001640C6" w:rsidRPr="00C718C6" w:rsidRDefault="001640C6" w:rsidP="00B720A2">
            <w:pPr>
              <w:spacing w:line="360" w:lineRule="auto"/>
              <w:jc w:val="center"/>
              <w:rPr>
                <w:color w:val="1F497D"/>
                <w:sz w:val="24"/>
                <w:szCs w:val="24"/>
              </w:rPr>
            </w:pPr>
            <w:r w:rsidRPr="00C718C6">
              <w:rPr>
                <w:color w:val="1F497D"/>
                <w:sz w:val="24"/>
                <w:szCs w:val="24"/>
              </w:rPr>
              <w:t>Assigned officer</w:t>
            </w:r>
          </w:p>
        </w:tc>
        <w:tc>
          <w:tcPr>
            <w:tcW w:w="1920" w:type="dxa"/>
            <w:tcBorders>
              <w:top w:val="nil"/>
              <w:left w:val="single" w:sz="4" w:space="0" w:color="auto"/>
              <w:bottom w:val="single" w:sz="4" w:space="0" w:color="auto"/>
              <w:right w:val="single" w:sz="4" w:space="0" w:color="auto"/>
            </w:tcBorders>
          </w:tcPr>
          <w:p w:rsidR="001640C6" w:rsidRPr="00C718C6" w:rsidRDefault="001640C6" w:rsidP="00B720A2">
            <w:pPr>
              <w:spacing w:line="360" w:lineRule="auto"/>
              <w:jc w:val="center"/>
              <w:rPr>
                <w:color w:val="1F497D"/>
                <w:sz w:val="24"/>
                <w:szCs w:val="24"/>
              </w:rPr>
            </w:pPr>
            <w:r w:rsidRPr="00C718C6">
              <w:rPr>
                <w:color w:val="1F497D"/>
                <w:sz w:val="24"/>
                <w:szCs w:val="24"/>
              </w:rPr>
              <w:t>ISO Department</w:t>
            </w:r>
          </w:p>
        </w:tc>
        <w:tc>
          <w:tcPr>
            <w:tcW w:w="1680" w:type="dxa"/>
            <w:tcBorders>
              <w:top w:val="nil"/>
              <w:left w:val="single" w:sz="4" w:space="0" w:color="auto"/>
              <w:bottom w:val="single" w:sz="4" w:space="0" w:color="auto"/>
              <w:right w:val="single" w:sz="4" w:space="0" w:color="auto"/>
            </w:tcBorders>
          </w:tcPr>
          <w:p w:rsidR="001640C6" w:rsidRPr="00C718C6" w:rsidRDefault="001640C6" w:rsidP="00B720A2">
            <w:pPr>
              <w:spacing w:line="360" w:lineRule="auto"/>
              <w:jc w:val="both"/>
              <w:rPr>
                <w:color w:val="1F497D"/>
                <w:sz w:val="24"/>
                <w:szCs w:val="24"/>
              </w:rPr>
            </w:pPr>
            <w:r w:rsidRPr="00C718C6">
              <w:rPr>
                <w:color w:val="1F497D"/>
                <w:sz w:val="24"/>
                <w:szCs w:val="24"/>
              </w:rPr>
              <w:t>Head of Department or Department Manager</w:t>
            </w:r>
          </w:p>
        </w:tc>
      </w:tr>
    </w:tbl>
    <w:p w:rsidR="00683EAE" w:rsidRPr="00C718C6" w:rsidRDefault="00683EAE" w:rsidP="007D2970">
      <w:pPr>
        <w:spacing w:before="120" w:line="360" w:lineRule="auto"/>
        <w:jc w:val="both"/>
        <w:rPr>
          <w:b/>
          <w:bCs/>
          <w:iCs/>
          <w:color w:val="1F497D"/>
          <w:sz w:val="24"/>
          <w:szCs w:val="24"/>
        </w:rPr>
      </w:pPr>
    </w:p>
    <w:p w:rsidR="007D2970" w:rsidRPr="001640C6" w:rsidRDefault="001640C6" w:rsidP="007D2970">
      <w:pPr>
        <w:spacing w:before="120" w:line="360" w:lineRule="auto"/>
        <w:jc w:val="both"/>
        <w:rPr>
          <w:b/>
          <w:bCs/>
          <w:iCs/>
          <w:sz w:val="24"/>
          <w:szCs w:val="24"/>
          <w:lang w:val="es-ES_tradnl"/>
        </w:rPr>
      </w:pPr>
      <w:r w:rsidRPr="00D73E69">
        <w:rPr>
          <w:b/>
          <w:bCs/>
          <w:iCs/>
          <w:sz w:val="24"/>
          <w:szCs w:val="24"/>
          <w:lang w:val="es-ES_tradnl"/>
        </w:rPr>
        <w:t>5.6</w:t>
      </w:r>
      <w:r>
        <w:rPr>
          <w:b/>
          <w:bCs/>
          <w:iCs/>
          <w:sz w:val="24"/>
          <w:szCs w:val="24"/>
          <w:lang w:val="es-ES_tradnl"/>
        </w:rPr>
        <w:t>.</w:t>
      </w:r>
      <w:r w:rsidRPr="00D73E69">
        <w:rPr>
          <w:b/>
          <w:bCs/>
          <w:iCs/>
          <w:sz w:val="24"/>
          <w:szCs w:val="24"/>
          <w:lang w:val="es-ES_tradnl"/>
        </w:rPr>
        <w:t xml:space="preserve"> Phân phối tài liệ</w:t>
      </w:r>
      <w:r>
        <w:rPr>
          <w:b/>
          <w:bCs/>
          <w:iCs/>
          <w:sz w:val="24"/>
          <w:szCs w:val="24"/>
          <w:lang w:val="es-ES_tradnl"/>
        </w:rPr>
        <w:t>u /</w:t>
      </w:r>
      <w:r w:rsidR="007D2970" w:rsidRPr="001640C6">
        <w:rPr>
          <w:b/>
          <w:bCs/>
          <w:iCs/>
          <w:color w:val="1F497D"/>
          <w:sz w:val="24"/>
          <w:szCs w:val="24"/>
          <w:lang w:val="fr-FR"/>
        </w:rPr>
        <w:t xml:space="preserve"> </w:t>
      </w:r>
      <w:r w:rsidR="00B720A2" w:rsidRPr="001640C6">
        <w:rPr>
          <w:b/>
          <w:bCs/>
          <w:iCs/>
          <w:color w:val="1F497D"/>
          <w:sz w:val="24"/>
          <w:szCs w:val="24"/>
          <w:lang w:val="fr-FR"/>
        </w:rPr>
        <w:t>Document distribution</w:t>
      </w:r>
      <w:r w:rsidR="007D2970" w:rsidRPr="001640C6">
        <w:rPr>
          <w:b/>
          <w:bCs/>
          <w:iCs/>
          <w:color w:val="1F497D"/>
          <w:sz w:val="24"/>
          <w:szCs w:val="24"/>
          <w:lang w:val="fr-FR"/>
        </w:rPr>
        <w:t>:</w:t>
      </w:r>
    </w:p>
    <w:p w:rsidR="001640C6" w:rsidRDefault="001640C6" w:rsidP="00E565AE">
      <w:pPr>
        <w:spacing w:line="360" w:lineRule="auto"/>
        <w:ind w:left="709"/>
        <w:jc w:val="both"/>
        <w:rPr>
          <w:sz w:val="24"/>
          <w:szCs w:val="24"/>
          <w:lang w:val="es-ES_tradnl"/>
        </w:rPr>
      </w:pPr>
      <w:r w:rsidRPr="003B526F">
        <w:rPr>
          <w:sz w:val="24"/>
          <w:szCs w:val="24"/>
          <w:lang w:val="es-ES_tradnl"/>
        </w:rPr>
        <w:t>Tài liệu sau k</w:t>
      </w:r>
      <w:r>
        <w:rPr>
          <w:sz w:val="24"/>
          <w:szCs w:val="24"/>
          <w:lang w:val="es-ES_tradnl"/>
        </w:rPr>
        <w:t xml:space="preserve">hi được phê duyệt, thư ký ISO </w:t>
      </w:r>
      <w:r w:rsidRPr="003B526F">
        <w:rPr>
          <w:sz w:val="24"/>
          <w:szCs w:val="24"/>
          <w:lang w:val="es-ES_tradnl"/>
        </w:rPr>
        <w:t xml:space="preserve"> sẽ sao chụp đóng </w:t>
      </w:r>
      <w:hyperlink r:id="rId11" w:history="1">
        <w:r w:rsidRPr="00DA2DDF">
          <w:rPr>
            <w:rStyle w:val="a9"/>
            <w:sz w:val="24"/>
            <w:szCs w:val="24"/>
            <w:lang w:val="es-ES_tradnl"/>
          </w:rPr>
          <w:t>D</w:t>
        </w:r>
        <w:r w:rsidRPr="00DA2DDF">
          <w:rPr>
            <w:rStyle w:val="a9"/>
            <w:sz w:val="24"/>
            <w:szCs w:val="24"/>
            <w:lang w:val="es-ES_tradnl"/>
          </w:rPr>
          <w:t>ấ</w:t>
        </w:r>
        <w:r w:rsidRPr="00DA2DDF">
          <w:rPr>
            <w:rStyle w:val="a9"/>
            <w:sz w:val="24"/>
            <w:szCs w:val="24"/>
            <w:lang w:val="es-ES_tradnl"/>
          </w:rPr>
          <w:t>u kiểm soát</w:t>
        </w:r>
      </w:hyperlink>
      <w:r w:rsidRPr="003B526F">
        <w:rPr>
          <w:sz w:val="24"/>
          <w:szCs w:val="24"/>
          <w:lang w:val="es-ES_tradnl"/>
        </w:rPr>
        <w:t xml:space="preserve"> để phân phối cho các </w:t>
      </w:r>
      <w:r>
        <w:rPr>
          <w:sz w:val="24"/>
          <w:szCs w:val="24"/>
          <w:lang w:val="es-ES_tradnl"/>
        </w:rPr>
        <w:t>bộ phận</w:t>
      </w:r>
      <w:r w:rsidRPr="003B526F">
        <w:rPr>
          <w:sz w:val="24"/>
          <w:szCs w:val="24"/>
          <w:lang w:val="es-ES_tradnl"/>
        </w:rPr>
        <w:t xml:space="preserve"> liên quan. </w:t>
      </w:r>
      <w:r>
        <w:rPr>
          <w:sz w:val="24"/>
          <w:szCs w:val="24"/>
          <w:lang w:val="es-ES_tradnl"/>
        </w:rPr>
        <w:t>Tài liệu được phân phối trên ổ chung của công ty, mỗi phòng ban có 1 người chịu trách nhiệm lưu trữ và bảo quản.</w:t>
      </w:r>
    </w:p>
    <w:p w:rsidR="00E565AE" w:rsidRPr="00C718C6" w:rsidRDefault="00E565AE" w:rsidP="00E565AE">
      <w:pPr>
        <w:spacing w:line="360" w:lineRule="auto"/>
        <w:ind w:left="709"/>
        <w:jc w:val="both"/>
        <w:rPr>
          <w:color w:val="1F497D"/>
          <w:sz w:val="24"/>
          <w:szCs w:val="24"/>
        </w:rPr>
      </w:pPr>
      <w:r w:rsidRPr="00C718C6">
        <w:rPr>
          <w:color w:val="1F497D"/>
          <w:sz w:val="24"/>
          <w:szCs w:val="24"/>
        </w:rPr>
        <w:t xml:space="preserve">After approval, the ISO secretary will make a copy of the </w:t>
      </w:r>
      <w:r w:rsidRPr="00C718C6">
        <w:rPr>
          <w:rStyle w:val="a9"/>
          <w:color w:val="1F497D"/>
          <w:sz w:val="24"/>
        </w:rPr>
        <w:t>control seal</w:t>
      </w:r>
      <w:r w:rsidRPr="00C718C6">
        <w:rPr>
          <w:color w:val="1F497D"/>
          <w:sz w:val="32"/>
          <w:szCs w:val="24"/>
        </w:rPr>
        <w:t xml:space="preserve"> </w:t>
      </w:r>
      <w:r w:rsidRPr="00C718C6">
        <w:rPr>
          <w:color w:val="1F497D"/>
          <w:sz w:val="24"/>
          <w:szCs w:val="24"/>
        </w:rPr>
        <w:t>for distribution to relevant departments. Documents are distributed on the shared drive of the company, each department has 1 person in charge for storage and maintenance.</w:t>
      </w:r>
    </w:p>
    <w:p w:rsidR="001640C6" w:rsidRPr="007F4E3E" w:rsidRDefault="001640C6" w:rsidP="001640C6">
      <w:pPr>
        <w:spacing w:line="360" w:lineRule="auto"/>
        <w:jc w:val="both"/>
        <w:rPr>
          <w:sz w:val="24"/>
          <w:szCs w:val="24"/>
          <w:lang w:val="es-ES_tradnl"/>
        </w:rPr>
      </w:pPr>
      <w:r w:rsidRPr="003B526F">
        <w:rPr>
          <w:sz w:val="24"/>
          <w:szCs w:val="24"/>
          <w:lang w:val="es-ES_tradnl"/>
        </w:rPr>
        <w:t xml:space="preserve">Mỗi cặp tài liệu phải có Danh mục tài liệu </w:t>
      </w:r>
      <w:r>
        <w:rPr>
          <w:sz w:val="24"/>
          <w:szCs w:val="24"/>
          <w:lang w:val="es-ES_tradnl"/>
        </w:rPr>
        <w:t>(</w:t>
      </w:r>
      <w:hyperlink r:id="rId12" w:history="1">
        <w:r w:rsidRPr="003A640F">
          <w:rPr>
            <w:rStyle w:val="a9"/>
            <w:sz w:val="24"/>
            <w:szCs w:val="24"/>
            <w:lang w:val="es-ES_tradnl"/>
          </w:rPr>
          <w:t>tài liệu nội bộ</w:t>
        </w:r>
      </w:hyperlink>
      <w:r>
        <w:rPr>
          <w:sz w:val="24"/>
          <w:szCs w:val="24"/>
          <w:lang w:val="es-ES_tradnl"/>
        </w:rPr>
        <w:t xml:space="preserve"> hoặc </w:t>
      </w:r>
      <w:hyperlink r:id="rId13" w:history="1">
        <w:r w:rsidRPr="003A640F">
          <w:rPr>
            <w:rStyle w:val="a9"/>
            <w:sz w:val="24"/>
            <w:szCs w:val="24"/>
            <w:lang w:val="es-ES_tradnl"/>
          </w:rPr>
          <w:t>tài liệu bên ngoài</w:t>
        </w:r>
      </w:hyperlink>
      <w:r>
        <w:rPr>
          <w:sz w:val="24"/>
          <w:szCs w:val="24"/>
          <w:lang w:val="es-ES_tradnl"/>
        </w:rPr>
        <w:t xml:space="preserve">) </w:t>
      </w:r>
      <w:r w:rsidRPr="003B526F">
        <w:rPr>
          <w:sz w:val="24"/>
          <w:szCs w:val="24"/>
          <w:lang w:val="es-ES_tradnl"/>
        </w:rPr>
        <w:t>ghi các tài liệu được lưu trong c</w:t>
      </w:r>
      <w:r>
        <w:rPr>
          <w:sz w:val="24"/>
          <w:szCs w:val="24"/>
          <w:lang w:val="es-ES_tradnl"/>
        </w:rPr>
        <w:t>ặp đó.</w:t>
      </w:r>
    </w:p>
    <w:p w:rsidR="00E565AE" w:rsidRPr="00C718C6" w:rsidRDefault="00E565AE" w:rsidP="00E565AE">
      <w:pPr>
        <w:spacing w:line="360" w:lineRule="auto"/>
        <w:jc w:val="both"/>
        <w:rPr>
          <w:color w:val="1F497D"/>
          <w:sz w:val="24"/>
          <w:szCs w:val="24"/>
        </w:rPr>
      </w:pPr>
      <w:r w:rsidRPr="00C718C6">
        <w:rPr>
          <w:color w:val="1F497D"/>
          <w:sz w:val="24"/>
          <w:szCs w:val="24"/>
        </w:rPr>
        <w:t>Each folder must have a list of documents (internal or external) that records documents stored in that folder.</w:t>
      </w:r>
    </w:p>
    <w:p w:rsidR="001640C6" w:rsidRDefault="001640C6" w:rsidP="001640C6">
      <w:pPr>
        <w:spacing w:line="360" w:lineRule="auto"/>
        <w:jc w:val="both"/>
        <w:rPr>
          <w:sz w:val="24"/>
          <w:szCs w:val="24"/>
          <w:lang w:val="es-ES_tradnl"/>
        </w:rPr>
      </w:pPr>
      <w:r w:rsidRPr="003B526F">
        <w:rPr>
          <w:sz w:val="24"/>
          <w:szCs w:val="24"/>
          <w:lang w:val="es-ES_tradnl"/>
        </w:rPr>
        <w:t xml:space="preserve">Các tài liệu của </w:t>
      </w:r>
      <w:r>
        <w:rPr>
          <w:sz w:val="24"/>
          <w:szCs w:val="24"/>
          <w:lang w:val="es-ES_tradnl"/>
        </w:rPr>
        <w:t>Công ty</w:t>
      </w:r>
      <w:r w:rsidRPr="003B526F">
        <w:rPr>
          <w:sz w:val="24"/>
          <w:szCs w:val="24"/>
          <w:lang w:val="es-ES_tradnl"/>
        </w:rPr>
        <w:t xml:space="preserve"> muốn cung cấp ra bên ngoài phải được </w:t>
      </w:r>
      <w:r>
        <w:rPr>
          <w:sz w:val="24"/>
          <w:szCs w:val="24"/>
          <w:lang w:val="es-ES_tradnl"/>
        </w:rPr>
        <w:t xml:space="preserve">sự đồng ý </w:t>
      </w:r>
      <w:r w:rsidRPr="003B526F">
        <w:rPr>
          <w:sz w:val="24"/>
          <w:szCs w:val="24"/>
          <w:lang w:val="es-ES_tradnl"/>
        </w:rPr>
        <w:t xml:space="preserve">của Giám </w:t>
      </w:r>
      <w:r>
        <w:rPr>
          <w:sz w:val="24"/>
          <w:szCs w:val="24"/>
          <w:lang w:val="es-ES_tradnl"/>
        </w:rPr>
        <w:t>đ</w:t>
      </w:r>
      <w:r w:rsidRPr="003B526F">
        <w:rPr>
          <w:sz w:val="24"/>
          <w:szCs w:val="24"/>
          <w:lang w:val="es-ES_tradnl"/>
        </w:rPr>
        <w:t>ốc.</w:t>
      </w:r>
    </w:p>
    <w:p w:rsidR="00E565AE" w:rsidRPr="00C718C6" w:rsidRDefault="00E565AE" w:rsidP="00E565AE">
      <w:pPr>
        <w:spacing w:line="360" w:lineRule="auto"/>
        <w:jc w:val="both"/>
        <w:rPr>
          <w:color w:val="1F497D"/>
          <w:sz w:val="24"/>
          <w:szCs w:val="24"/>
        </w:rPr>
      </w:pPr>
      <w:r w:rsidRPr="00C718C6">
        <w:rPr>
          <w:color w:val="1F497D"/>
          <w:sz w:val="24"/>
          <w:szCs w:val="24"/>
        </w:rPr>
        <w:t>Company documents are only provided for the outside with approval of the Director.</w:t>
      </w:r>
    </w:p>
    <w:p w:rsidR="007D2970" w:rsidRPr="00C718C6" w:rsidRDefault="001640C6" w:rsidP="001640C6">
      <w:pPr>
        <w:spacing w:before="120" w:line="360" w:lineRule="auto"/>
        <w:jc w:val="both"/>
        <w:rPr>
          <w:b/>
          <w:bCs/>
          <w:iCs/>
          <w:color w:val="1F497D"/>
          <w:sz w:val="24"/>
          <w:szCs w:val="24"/>
        </w:rPr>
      </w:pPr>
      <w:r w:rsidRPr="00D73E69">
        <w:rPr>
          <w:b/>
          <w:bCs/>
          <w:iCs/>
          <w:sz w:val="24"/>
          <w:szCs w:val="24"/>
          <w:lang w:val="es-ES_tradnl"/>
        </w:rPr>
        <w:t>5.7  Sửa đổi và cập nhật tài liệu</w:t>
      </w:r>
      <w:r>
        <w:rPr>
          <w:b/>
          <w:bCs/>
          <w:iCs/>
          <w:sz w:val="24"/>
          <w:szCs w:val="24"/>
          <w:lang w:val="es-ES_tradnl"/>
        </w:rPr>
        <w:t xml:space="preserve"> /</w:t>
      </w:r>
      <w:r w:rsidR="007D2970" w:rsidRPr="00C718C6">
        <w:rPr>
          <w:b/>
          <w:bCs/>
          <w:iCs/>
          <w:color w:val="1F497D"/>
          <w:sz w:val="24"/>
          <w:szCs w:val="24"/>
        </w:rPr>
        <w:t xml:space="preserve"> </w:t>
      </w:r>
      <w:r w:rsidR="00E565AE" w:rsidRPr="00C718C6">
        <w:rPr>
          <w:b/>
          <w:bCs/>
          <w:iCs/>
          <w:color w:val="1F497D"/>
          <w:sz w:val="24"/>
          <w:szCs w:val="24"/>
        </w:rPr>
        <w:t>Revision and updating</w:t>
      </w:r>
      <w:r w:rsidR="007D2970" w:rsidRPr="00C718C6">
        <w:rPr>
          <w:b/>
          <w:bCs/>
          <w:iCs/>
          <w:color w:val="1F497D"/>
          <w:sz w:val="24"/>
          <w:szCs w:val="24"/>
        </w:rPr>
        <w:t>:</w:t>
      </w:r>
    </w:p>
    <w:p w:rsidR="001C7993" w:rsidRPr="003B526F" w:rsidRDefault="001C7993" w:rsidP="001C7993">
      <w:pPr>
        <w:numPr>
          <w:ilvl w:val="0"/>
          <w:numId w:val="5"/>
        </w:numPr>
        <w:tabs>
          <w:tab w:val="clear" w:pos="567"/>
          <w:tab w:val="num" w:pos="600"/>
        </w:tabs>
        <w:spacing w:line="360" w:lineRule="auto"/>
        <w:ind w:left="360" w:firstLine="0"/>
        <w:jc w:val="both"/>
        <w:rPr>
          <w:sz w:val="24"/>
          <w:szCs w:val="24"/>
          <w:lang w:val="it-IT"/>
        </w:rPr>
      </w:pPr>
      <w:r w:rsidRPr="00FE6341">
        <w:rPr>
          <w:sz w:val="24"/>
          <w:szCs w:val="24"/>
          <w:lang w:val="es-ES_tradnl"/>
        </w:rPr>
        <w:t xml:space="preserve">Trong quá trình sử dụng nếu thấy tài liệu cần phải sửa đổi thì những nội dung sửa đổi phải được xem xét phê duyệt bởi các cấp trước đó như khi ban hành tài liệu mới. Trình tự sửa đổi tài liệu được thực hiện theo </w:t>
      </w:r>
      <w:hyperlink w:anchor="luudokstl" w:history="1">
        <w:r w:rsidRPr="00DB4A58">
          <w:rPr>
            <w:rStyle w:val="a9"/>
            <w:sz w:val="24"/>
            <w:szCs w:val="24"/>
            <w:lang w:val="es-ES_tradnl"/>
          </w:rPr>
          <w:t xml:space="preserve">Lưu đồ </w:t>
        </w:r>
        <w:r w:rsidRPr="00DB4A58">
          <w:rPr>
            <w:rStyle w:val="a9"/>
            <w:sz w:val="24"/>
            <w:szCs w:val="24"/>
            <w:lang w:val="es-ES_tradnl"/>
          </w:rPr>
          <w:t>m</w:t>
        </w:r>
        <w:r w:rsidRPr="00DB4A58">
          <w:rPr>
            <w:rStyle w:val="a9"/>
            <w:sz w:val="24"/>
            <w:szCs w:val="24"/>
            <w:lang w:val="es-ES_tradnl"/>
          </w:rPr>
          <w:t>ục 5.1</w:t>
        </w:r>
      </w:hyperlink>
      <w:r w:rsidRPr="00FE6341">
        <w:rPr>
          <w:sz w:val="24"/>
          <w:szCs w:val="24"/>
          <w:lang w:val="es-ES_tradnl"/>
        </w:rPr>
        <w:t>. Mọi yêu cầu về sửa</w:t>
      </w:r>
      <w:r>
        <w:rPr>
          <w:sz w:val="24"/>
          <w:szCs w:val="24"/>
          <w:lang w:val="es-ES_tradnl"/>
        </w:rPr>
        <w:t xml:space="preserve"> đổi của tài liệu phải được thông qua các cuộc họp với Ban lãnh đạo.</w:t>
      </w:r>
    </w:p>
    <w:p w:rsidR="00485EA6" w:rsidRPr="00C718C6" w:rsidRDefault="00485EA6" w:rsidP="00485EA6">
      <w:pPr>
        <w:numPr>
          <w:ilvl w:val="0"/>
          <w:numId w:val="5"/>
        </w:numPr>
        <w:tabs>
          <w:tab w:val="clear" w:pos="567"/>
          <w:tab w:val="num" w:pos="600"/>
        </w:tabs>
        <w:spacing w:line="360" w:lineRule="auto"/>
        <w:ind w:left="360" w:firstLine="0"/>
        <w:jc w:val="both"/>
        <w:rPr>
          <w:color w:val="1F497D"/>
          <w:sz w:val="24"/>
          <w:szCs w:val="24"/>
        </w:rPr>
      </w:pPr>
      <w:r w:rsidRPr="00C718C6">
        <w:rPr>
          <w:color w:val="1F497D"/>
          <w:sz w:val="24"/>
          <w:szCs w:val="24"/>
        </w:rPr>
        <w:t xml:space="preserve">In the course of use, if it is found that the documents need to be modified, the modified contents must be considered and approved previously by the levels like when new documents are issued. The order of document modification is done according to </w:t>
      </w:r>
      <w:r w:rsidRPr="00C718C6">
        <w:rPr>
          <w:rStyle w:val="a9"/>
          <w:color w:val="1F497D"/>
          <w:sz w:val="24"/>
        </w:rPr>
        <w:t>Flow chart of section 5.1</w:t>
      </w:r>
      <w:r w:rsidRPr="00C718C6">
        <w:rPr>
          <w:color w:val="1F497D"/>
          <w:sz w:val="24"/>
          <w:szCs w:val="24"/>
        </w:rPr>
        <w:t>. Any request for amendments of documents must be adopted in the meetings with the Board of Directors.</w:t>
      </w:r>
    </w:p>
    <w:p w:rsidR="00FB6A8B" w:rsidRPr="003B526F" w:rsidRDefault="00FB6A8B" w:rsidP="00FB6A8B">
      <w:pPr>
        <w:numPr>
          <w:ilvl w:val="0"/>
          <w:numId w:val="4"/>
        </w:numPr>
        <w:spacing w:line="360" w:lineRule="auto"/>
        <w:jc w:val="both"/>
        <w:rPr>
          <w:sz w:val="24"/>
          <w:szCs w:val="24"/>
          <w:lang w:val="it-IT"/>
        </w:rPr>
      </w:pPr>
      <w:r w:rsidRPr="003B526F">
        <w:rPr>
          <w:sz w:val="24"/>
          <w:szCs w:val="24"/>
          <w:lang w:val="it-IT"/>
        </w:rPr>
        <w:t xml:space="preserve">Nội dung thay đổi được ghi trong </w:t>
      </w:r>
      <w:r w:rsidRPr="009604EC">
        <w:rPr>
          <w:i/>
          <w:sz w:val="24"/>
          <w:szCs w:val="24"/>
          <w:lang w:val="it-IT"/>
        </w:rPr>
        <w:t>Bảng theo dõi thay đổi tài liệu</w:t>
      </w:r>
      <w:r w:rsidRPr="003B526F">
        <w:rPr>
          <w:sz w:val="24"/>
          <w:szCs w:val="24"/>
          <w:lang w:val="it-IT"/>
        </w:rPr>
        <w:t xml:space="preserve">, cập nhật ở trang 1 của mỗi tài liệu. </w:t>
      </w:r>
    </w:p>
    <w:p w:rsidR="00106664" w:rsidRPr="00C718C6" w:rsidRDefault="00106664" w:rsidP="00FB6A8B">
      <w:pPr>
        <w:spacing w:line="360" w:lineRule="auto"/>
        <w:ind w:left="624"/>
        <w:jc w:val="both"/>
        <w:rPr>
          <w:color w:val="1F497D"/>
          <w:sz w:val="24"/>
          <w:szCs w:val="24"/>
        </w:rPr>
      </w:pPr>
      <w:r w:rsidRPr="00C718C6">
        <w:rPr>
          <w:color w:val="1F497D"/>
          <w:sz w:val="24"/>
          <w:szCs w:val="24"/>
        </w:rPr>
        <w:t xml:space="preserve">The changes are recorded in the </w:t>
      </w:r>
      <w:r w:rsidRPr="00C718C6">
        <w:rPr>
          <w:i/>
          <w:color w:val="1F497D"/>
          <w:sz w:val="24"/>
          <w:szCs w:val="24"/>
        </w:rPr>
        <w:t>Revision Tracking Table</w:t>
      </w:r>
      <w:r w:rsidRPr="00C718C6">
        <w:rPr>
          <w:color w:val="1F497D"/>
          <w:sz w:val="24"/>
          <w:szCs w:val="24"/>
        </w:rPr>
        <w:t xml:space="preserve"> updated on page 1 of each document.</w:t>
      </w:r>
    </w:p>
    <w:p w:rsidR="00FB6A8B" w:rsidRPr="00A31F50" w:rsidRDefault="00FB6A8B" w:rsidP="00FB6A8B">
      <w:pPr>
        <w:numPr>
          <w:ilvl w:val="0"/>
          <w:numId w:val="4"/>
        </w:numPr>
        <w:spacing w:line="360" w:lineRule="auto"/>
        <w:jc w:val="both"/>
        <w:rPr>
          <w:sz w:val="24"/>
          <w:szCs w:val="24"/>
          <w:lang w:val="it-IT"/>
        </w:rPr>
      </w:pPr>
      <w:r w:rsidRPr="00FE6341">
        <w:rPr>
          <w:sz w:val="24"/>
          <w:szCs w:val="24"/>
          <w:lang w:val="it-IT"/>
        </w:rPr>
        <w:t xml:space="preserve">Các đơn vị có trách nhiệm cập nhật tài liệu đã sửa đổi vào </w:t>
      </w:r>
      <w:r w:rsidRPr="00846305">
        <w:rPr>
          <w:i/>
          <w:sz w:val="24"/>
          <w:szCs w:val="24"/>
          <w:lang w:val="it-IT"/>
        </w:rPr>
        <w:t>Danh mục tài liệu</w:t>
      </w:r>
      <w:r w:rsidRPr="00FE6341">
        <w:rPr>
          <w:sz w:val="24"/>
          <w:szCs w:val="24"/>
          <w:lang w:val="it-IT"/>
        </w:rPr>
        <w:t>; tài liệu cũ lưu lại để tham khảo phải ghi "</w:t>
      </w:r>
      <w:r>
        <w:rPr>
          <w:sz w:val="24"/>
          <w:szCs w:val="24"/>
          <w:lang w:val="it-IT"/>
        </w:rPr>
        <w:t xml:space="preserve">Tài liệu lỗi thời </w:t>
      </w:r>
      <w:r w:rsidRPr="00FE6341">
        <w:rPr>
          <w:sz w:val="24"/>
          <w:szCs w:val="24"/>
          <w:lang w:val="it-IT"/>
        </w:rPr>
        <w:t xml:space="preserve">" để tránh sử dụng nhầm lẫn. </w:t>
      </w:r>
    </w:p>
    <w:p w:rsidR="00660721" w:rsidRPr="00C718C6" w:rsidRDefault="00660721" w:rsidP="00FB6A8B">
      <w:pPr>
        <w:spacing w:line="360" w:lineRule="auto"/>
        <w:ind w:left="624"/>
        <w:jc w:val="both"/>
        <w:rPr>
          <w:color w:val="1F497D"/>
          <w:sz w:val="24"/>
          <w:szCs w:val="24"/>
        </w:rPr>
      </w:pPr>
      <w:r w:rsidRPr="00C718C6">
        <w:rPr>
          <w:color w:val="1F497D"/>
          <w:sz w:val="24"/>
          <w:szCs w:val="24"/>
        </w:rPr>
        <w:t xml:space="preserve">The entities are responsible for updating revised documents into the </w:t>
      </w:r>
      <w:r w:rsidRPr="00C718C6">
        <w:rPr>
          <w:i/>
          <w:color w:val="1F497D"/>
          <w:sz w:val="24"/>
          <w:szCs w:val="24"/>
        </w:rPr>
        <w:t>List of Documents</w:t>
      </w:r>
      <w:r w:rsidRPr="00C718C6">
        <w:rPr>
          <w:color w:val="1F497D"/>
          <w:sz w:val="24"/>
          <w:szCs w:val="24"/>
        </w:rPr>
        <w:t>; Old documents saved for reference must be stamped with “Outdated documents” to avoid misuse.</w:t>
      </w:r>
    </w:p>
    <w:p w:rsidR="007D2970" w:rsidRPr="00FB6A8B" w:rsidRDefault="00FB6A8B" w:rsidP="00255AF1">
      <w:pPr>
        <w:spacing w:before="120" w:line="360" w:lineRule="auto"/>
        <w:jc w:val="both"/>
        <w:rPr>
          <w:b/>
          <w:bCs/>
          <w:sz w:val="24"/>
          <w:szCs w:val="24"/>
          <w:lang w:val="it-IT"/>
        </w:rPr>
      </w:pPr>
      <w:r w:rsidRPr="001E4534">
        <w:rPr>
          <w:b/>
          <w:sz w:val="24"/>
          <w:szCs w:val="24"/>
          <w:lang w:val="it-IT"/>
        </w:rPr>
        <w:t xml:space="preserve">6- </w:t>
      </w:r>
      <w:r w:rsidRPr="00747110">
        <w:rPr>
          <w:b/>
          <w:bCs/>
          <w:sz w:val="24"/>
          <w:szCs w:val="24"/>
          <w:lang w:val="it-IT"/>
        </w:rPr>
        <w:t>LƯU HỒ</w:t>
      </w:r>
      <w:r>
        <w:rPr>
          <w:b/>
          <w:bCs/>
          <w:sz w:val="24"/>
          <w:szCs w:val="24"/>
          <w:lang w:val="it-IT"/>
        </w:rPr>
        <w:t xml:space="preserve"> SƠ / </w:t>
      </w:r>
      <w:r w:rsidR="00660721" w:rsidRPr="00C718C6">
        <w:rPr>
          <w:b/>
          <w:bCs/>
          <w:color w:val="1F497D"/>
          <w:sz w:val="24"/>
          <w:szCs w:val="24"/>
        </w:rPr>
        <w:t>ARCHIVING</w:t>
      </w:r>
      <w:r w:rsidR="007D2970" w:rsidRPr="00C718C6">
        <w:rPr>
          <w:b/>
          <w:bCs/>
          <w:color w:val="1F497D"/>
          <w:sz w:val="24"/>
          <w:szCs w:val="24"/>
        </w:rPr>
        <w:t>:</w:t>
      </w:r>
    </w:p>
    <w:p w:rsidR="007D2970" w:rsidRPr="00C718C6" w:rsidRDefault="00FB6A8B" w:rsidP="00683EAE">
      <w:pPr>
        <w:spacing w:line="360" w:lineRule="auto"/>
        <w:jc w:val="both"/>
        <w:rPr>
          <w:color w:val="1F497D"/>
          <w:sz w:val="24"/>
          <w:szCs w:val="24"/>
        </w:rPr>
      </w:pPr>
      <w:r>
        <w:rPr>
          <w:sz w:val="24"/>
          <w:szCs w:val="24"/>
          <w:lang w:val="it-IT"/>
        </w:rPr>
        <w:t xml:space="preserve">Thư ký ISO </w:t>
      </w:r>
      <w:r w:rsidRPr="003B526F">
        <w:rPr>
          <w:sz w:val="24"/>
          <w:szCs w:val="24"/>
          <w:lang w:val="it-IT"/>
        </w:rPr>
        <w:t xml:space="preserve"> lưu giữ</w:t>
      </w:r>
      <w:r>
        <w:rPr>
          <w:sz w:val="24"/>
          <w:szCs w:val="24"/>
          <w:lang w:val="it-IT"/>
        </w:rPr>
        <w:t xml:space="preserve"> / </w:t>
      </w:r>
      <w:r w:rsidR="009F2938" w:rsidRPr="00C718C6">
        <w:rPr>
          <w:color w:val="1F497D"/>
          <w:sz w:val="24"/>
          <w:szCs w:val="24"/>
        </w:rPr>
        <w:t xml:space="preserve">ISO </w:t>
      </w:r>
      <w:r w:rsidR="00660721" w:rsidRPr="00C718C6">
        <w:rPr>
          <w:color w:val="1F497D"/>
          <w:sz w:val="24"/>
          <w:szCs w:val="24"/>
        </w:rPr>
        <w:t>Secretary keeps</w:t>
      </w:r>
      <w:r w:rsidR="007D2970" w:rsidRPr="00C718C6">
        <w:rPr>
          <w:color w:val="1F497D"/>
          <w:sz w:val="24"/>
          <w:szCs w:val="24"/>
        </w:rPr>
        <w:t xml:space="preserve">: </w:t>
      </w:r>
    </w:p>
    <w:p w:rsidR="00FB6A8B" w:rsidRDefault="00FB6A8B" w:rsidP="00FB6A8B">
      <w:pPr>
        <w:numPr>
          <w:ilvl w:val="0"/>
          <w:numId w:val="5"/>
        </w:numPr>
        <w:tabs>
          <w:tab w:val="clear" w:pos="567"/>
          <w:tab w:val="num" w:pos="480"/>
        </w:tabs>
        <w:spacing w:line="360" w:lineRule="auto"/>
        <w:ind w:left="480" w:hanging="240"/>
        <w:jc w:val="both"/>
        <w:rPr>
          <w:sz w:val="24"/>
          <w:szCs w:val="24"/>
          <w:lang w:val="it-IT"/>
        </w:rPr>
      </w:pPr>
      <w:r w:rsidRPr="003B526F">
        <w:rPr>
          <w:sz w:val="24"/>
          <w:szCs w:val="24"/>
          <w:lang w:val="it-IT"/>
        </w:rPr>
        <w:t>Danh mục tài liệu bên ngoài</w:t>
      </w:r>
      <w:r>
        <w:rPr>
          <w:sz w:val="24"/>
          <w:szCs w:val="24"/>
          <w:lang w:val="it-IT"/>
        </w:rPr>
        <w:t>: Lưu trữ trong khoảng thời gian mà văn bản cuối cùng trong Danh mục tài liệu hết hiệu lực.</w:t>
      </w:r>
    </w:p>
    <w:p w:rsidR="00660721" w:rsidRPr="00C718C6" w:rsidRDefault="00660721" w:rsidP="00660721">
      <w:pPr>
        <w:numPr>
          <w:ilvl w:val="0"/>
          <w:numId w:val="5"/>
        </w:numPr>
        <w:tabs>
          <w:tab w:val="clear" w:pos="567"/>
          <w:tab w:val="num" w:pos="480"/>
        </w:tabs>
        <w:spacing w:line="360" w:lineRule="auto"/>
        <w:ind w:left="480" w:hanging="240"/>
        <w:jc w:val="both"/>
        <w:rPr>
          <w:color w:val="1F497D"/>
          <w:sz w:val="24"/>
          <w:szCs w:val="24"/>
        </w:rPr>
      </w:pPr>
      <w:r w:rsidRPr="00C718C6">
        <w:rPr>
          <w:color w:val="1F497D"/>
          <w:sz w:val="24"/>
          <w:szCs w:val="24"/>
        </w:rPr>
        <w:t>List of external documents: Kept in the period of time when the last document of the list of documents expires.</w:t>
      </w:r>
    </w:p>
    <w:p w:rsidR="00FB6A8B" w:rsidRDefault="00FB6A8B" w:rsidP="00FB6A8B">
      <w:pPr>
        <w:numPr>
          <w:ilvl w:val="0"/>
          <w:numId w:val="5"/>
        </w:numPr>
        <w:tabs>
          <w:tab w:val="clear" w:pos="567"/>
          <w:tab w:val="num" w:pos="480"/>
        </w:tabs>
        <w:spacing w:line="360" w:lineRule="auto"/>
        <w:ind w:left="480" w:hanging="240"/>
        <w:jc w:val="both"/>
        <w:rPr>
          <w:sz w:val="24"/>
          <w:szCs w:val="24"/>
          <w:lang w:val="it-IT"/>
        </w:rPr>
      </w:pPr>
      <w:r w:rsidRPr="007F4E3E">
        <w:rPr>
          <w:sz w:val="24"/>
          <w:szCs w:val="24"/>
          <w:lang w:val="it-IT"/>
        </w:rPr>
        <w:t>Danh mục tài liệu nội bộ</w:t>
      </w:r>
      <w:r>
        <w:rPr>
          <w:sz w:val="24"/>
          <w:szCs w:val="24"/>
          <w:lang w:val="it-IT"/>
        </w:rPr>
        <w:t>: Lưu trữ trong khoảng thời gian mà văn bản cuối cùng trong Danh mục tài liệu hết hiệu lực.</w:t>
      </w:r>
    </w:p>
    <w:p w:rsidR="00660721" w:rsidRPr="00C718C6" w:rsidRDefault="00660721" w:rsidP="00660721">
      <w:pPr>
        <w:numPr>
          <w:ilvl w:val="0"/>
          <w:numId w:val="5"/>
        </w:numPr>
        <w:tabs>
          <w:tab w:val="clear" w:pos="567"/>
          <w:tab w:val="num" w:pos="480"/>
        </w:tabs>
        <w:spacing w:line="360" w:lineRule="auto"/>
        <w:ind w:left="480" w:hanging="240"/>
        <w:jc w:val="both"/>
        <w:rPr>
          <w:color w:val="1F497D"/>
          <w:sz w:val="24"/>
          <w:szCs w:val="24"/>
        </w:rPr>
      </w:pPr>
      <w:r w:rsidRPr="00C718C6">
        <w:rPr>
          <w:color w:val="1F497D"/>
          <w:sz w:val="24"/>
          <w:szCs w:val="24"/>
        </w:rPr>
        <w:t>List of internal documents: Kept in the period of time when the last document in the list of documents expires.</w:t>
      </w:r>
    </w:p>
    <w:p w:rsidR="007D2970" w:rsidRPr="00D810D6" w:rsidRDefault="00D810D6" w:rsidP="00D810D6">
      <w:pPr>
        <w:numPr>
          <w:ilvl w:val="0"/>
          <w:numId w:val="10"/>
        </w:numPr>
        <w:tabs>
          <w:tab w:val="clear" w:pos="720"/>
          <w:tab w:val="num" w:pos="360"/>
        </w:tabs>
        <w:spacing w:before="240" w:line="360" w:lineRule="auto"/>
        <w:ind w:left="360"/>
        <w:jc w:val="both"/>
        <w:rPr>
          <w:b/>
          <w:bCs/>
          <w:sz w:val="24"/>
          <w:szCs w:val="24"/>
          <w:lang w:val="it-IT"/>
        </w:rPr>
      </w:pPr>
      <w:r w:rsidRPr="003B526F">
        <w:rPr>
          <w:b/>
          <w:bCs/>
          <w:sz w:val="24"/>
          <w:szCs w:val="24"/>
          <w:lang w:val="it-IT"/>
        </w:rPr>
        <w:t>PHỤ LỤC</w:t>
      </w:r>
      <w:r>
        <w:rPr>
          <w:b/>
          <w:bCs/>
          <w:sz w:val="24"/>
          <w:szCs w:val="24"/>
          <w:lang w:val="it-IT"/>
        </w:rPr>
        <w:t xml:space="preserve"> / </w:t>
      </w:r>
      <w:r w:rsidR="00660721" w:rsidRPr="00D810D6">
        <w:rPr>
          <w:b/>
          <w:bCs/>
          <w:color w:val="1F497D"/>
          <w:sz w:val="24"/>
          <w:szCs w:val="24"/>
        </w:rPr>
        <w:t>APPENDIX</w:t>
      </w:r>
      <w:r w:rsidR="00582F8B" w:rsidRPr="00D810D6">
        <w:rPr>
          <w:b/>
          <w:bCs/>
          <w:color w:val="1F497D"/>
          <w:sz w:val="24"/>
          <w:szCs w:val="24"/>
        </w:rPr>
        <w:t>:</w:t>
      </w:r>
    </w:p>
    <w:p w:rsidR="00660721" w:rsidRPr="00C718C6" w:rsidRDefault="00D810D6" w:rsidP="00660721">
      <w:pPr>
        <w:spacing w:line="360" w:lineRule="auto"/>
        <w:jc w:val="both"/>
        <w:rPr>
          <w:color w:val="1F497D"/>
          <w:sz w:val="24"/>
          <w:szCs w:val="24"/>
        </w:rPr>
      </w:pPr>
      <w:r w:rsidRPr="003B526F">
        <w:rPr>
          <w:sz w:val="24"/>
          <w:szCs w:val="24"/>
          <w:lang w:val="it-IT"/>
        </w:rPr>
        <w:t>Gồm các biểu mẫ</w:t>
      </w:r>
      <w:r>
        <w:rPr>
          <w:sz w:val="24"/>
          <w:szCs w:val="24"/>
          <w:lang w:val="it-IT"/>
        </w:rPr>
        <w:t xml:space="preserve">u / </w:t>
      </w:r>
      <w:r w:rsidR="00660721" w:rsidRPr="00C718C6">
        <w:rPr>
          <w:color w:val="1F497D"/>
          <w:sz w:val="24"/>
          <w:szCs w:val="24"/>
        </w:rPr>
        <w:t xml:space="preserve">Includes the </w:t>
      </w:r>
    </w:p>
    <w:p w:rsidR="00D810D6" w:rsidRDefault="00D810D6" w:rsidP="00D810D6">
      <w:pPr>
        <w:numPr>
          <w:ilvl w:val="0"/>
          <w:numId w:val="5"/>
        </w:numPr>
        <w:tabs>
          <w:tab w:val="clear" w:pos="567"/>
          <w:tab w:val="num" w:pos="851"/>
        </w:tabs>
        <w:spacing w:line="360" w:lineRule="auto"/>
        <w:ind w:left="851" w:hanging="284"/>
        <w:jc w:val="both"/>
        <w:rPr>
          <w:sz w:val="24"/>
          <w:szCs w:val="24"/>
          <w:lang w:val="it-IT"/>
        </w:rPr>
      </w:pPr>
      <w:r>
        <w:rPr>
          <w:sz w:val="24"/>
          <w:szCs w:val="24"/>
          <w:lang w:val="it-IT"/>
        </w:rPr>
        <w:t>Danh mục tài liệu bên ngoài;</w:t>
      </w:r>
    </w:p>
    <w:p w:rsidR="008A6A8F" w:rsidRPr="00C718C6" w:rsidRDefault="00660721" w:rsidP="007D2970">
      <w:pPr>
        <w:numPr>
          <w:ilvl w:val="0"/>
          <w:numId w:val="5"/>
        </w:numPr>
        <w:tabs>
          <w:tab w:val="clear" w:pos="567"/>
          <w:tab w:val="num" w:pos="851"/>
        </w:tabs>
        <w:spacing w:line="360" w:lineRule="auto"/>
        <w:ind w:left="851" w:hanging="284"/>
        <w:jc w:val="both"/>
        <w:rPr>
          <w:color w:val="1F497D"/>
          <w:sz w:val="24"/>
          <w:szCs w:val="24"/>
        </w:rPr>
      </w:pPr>
      <w:r w:rsidRPr="00C718C6">
        <w:rPr>
          <w:color w:val="1F497D"/>
          <w:sz w:val="24"/>
          <w:szCs w:val="24"/>
        </w:rPr>
        <w:t>List of external documents</w:t>
      </w:r>
      <w:r w:rsidR="008A6A8F" w:rsidRPr="00C718C6">
        <w:rPr>
          <w:color w:val="1F497D"/>
          <w:sz w:val="24"/>
          <w:szCs w:val="24"/>
        </w:rPr>
        <w:t>;</w:t>
      </w:r>
    </w:p>
    <w:p w:rsidR="00D810D6" w:rsidRPr="003B526F" w:rsidRDefault="00D810D6" w:rsidP="00D810D6">
      <w:pPr>
        <w:numPr>
          <w:ilvl w:val="0"/>
          <w:numId w:val="5"/>
        </w:numPr>
        <w:tabs>
          <w:tab w:val="clear" w:pos="567"/>
          <w:tab w:val="num" w:pos="851"/>
        </w:tabs>
        <w:spacing w:line="360" w:lineRule="auto"/>
        <w:ind w:left="851" w:hanging="284"/>
        <w:jc w:val="both"/>
        <w:rPr>
          <w:sz w:val="24"/>
          <w:szCs w:val="24"/>
          <w:lang w:val="it-IT"/>
        </w:rPr>
      </w:pPr>
      <w:r w:rsidRPr="007F4E3E">
        <w:rPr>
          <w:sz w:val="24"/>
          <w:szCs w:val="24"/>
          <w:lang w:val="it-IT"/>
        </w:rPr>
        <w:t>Danh mục tài liệu nội bộ</w:t>
      </w:r>
      <w:r>
        <w:rPr>
          <w:sz w:val="24"/>
          <w:szCs w:val="24"/>
          <w:lang w:val="it-IT"/>
        </w:rPr>
        <w:t>;</w:t>
      </w:r>
      <w:r>
        <w:rPr>
          <w:sz w:val="24"/>
          <w:szCs w:val="24"/>
          <w:lang w:val="it-IT"/>
        </w:rPr>
        <w:tab/>
      </w:r>
    </w:p>
    <w:p w:rsidR="007D2970" w:rsidRPr="00C718C6" w:rsidRDefault="00660721" w:rsidP="008A6A8F">
      <w:pPr>
        <w:numPr>
          <w:ilvl w:val="0"/>
          <w:numId w:val="5"/>
        </w:numPr>
        <w:tabs>
          <w:tab w:val="clear" w:pos="567"/>
          <w:tab w:val="num" w:pos="851"/>
        </w:tabs>
        <w:spacing w:line="360" w:lineRule="auto"/>
        <w:ind w:left="851" w:hanging="284"/>
        <w:jc w:val="both"/>
        <w:rPr>
          <w:color w:val="1F497D"/>
          <w:sz w:val="24"/>
          <w:szCs w:val="24"/>
        </w:rPr>
      </w:pPr>
      <w:r w:rsidRPr="00C718C6">
        <w:rPr>
          <w:color w:val="1F497D"/>
          <w:sz w:val="24"/>
          <w:szCs w:val="24"/>
        </w:rPr>
        <w:t>List of internal documents</w:t>
      </w:r>
      <w:r w:rsidR="008A6A8F" w:rsidRPr="00C718C6">
        <w:rPr>
          <w:color w:val="1F497D"/>
          <w:sz w:val="24"/>
          <w:szCs w:val="24"/>
        </w:rPr>
        <w:t>;</w:t>
      </w:r>
      <w:r w:rsidR="00DE33CE" w:rsidRPr="00C718C6">
        <w:rPr>
          <w:color w:val="1F497D"/>
          <w:sz w:val="24"/>
          <w:szCs w:val="24"/>
        </w:rPr>
        <w:tab/>
      </w:r>
    </w:p>
    <w:p w:rsidR="005A1FCE" w:rsidRPr="00C718C6" w:rsidRDefault="005A1FCE" w:rsidP="007D2970">
      <w:pPr>
        <w:rPr>
          <w:color w:val="1F497D"/>
          <w:sz w:val="24"/>
          <w:szCs w:val="24"/>
        </w:rPr>
      </w:pPr>
    </w:p>
    <w:sectPr w:rsidR="005A1FCE" w:rsidRPr="00C718C6" w:rsidSect="000E68F3">
      <w:headerReference w:type="default" r:id="rId14"/>
      <w:pgSz w:w="11907" w:h="16840" w:code="9"/>
      <w:pgMar w:top="1134" w:right="1134" w:bottom="1134" w:left="1701" w:header="288" w:footer="14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2B56" w:rsidRDefault="009B2B56">
      <w:r>
        <w:separator/>
      </w:r>
    </w:p>
  </w:endnote>
  <w:endnote w:type="continuationSeparator" w:id="0">
    <w:p w:rsidR="009B2B56" w:rsidRDefault="009B2B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VnArial">
    <w:altName w:val="Courier New"/>
    <w:charset w:val="00"/>
    <w:family w:val="swiss"/>
    <w:pitch w:val="variable"/>
    <w:sig w:usb0="00000001" w:usb1="00000000" w:usb2="00000000" w:usb3="00000000" w:csb0="0000001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2B56" w:rsidRDefault="009B2B56">
      <w:r>
        <w:separator/>
      </w:r>
    </w:p>
  </w:footnote>
  <w:footnote w:type="continuationSeparator" w:id="0">
    <w:p w:rsidR="009B2B56" w:rsidRDefault="009B2B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27"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7"/>
      <w:gridCol w:w="4204"/>
      <w:gridCol w:w="1828"/>
      <w:gridCol w:w="1828"/>
    </w:tblGrid>
    <w:tr w:rsidR="003554AD" w:rsidRPr="00884E4F" w:rsidTr="003554AD">
      <w:tblPrEx>
        <w:tblCellMar>
          <w:top w:w="0" w:type="dxa"/>
          <w:bottom w:w="0" w:type="dxa"/>
        </w:tblCellMar>
      </w:tblPrEx>
      <w:trPr>
        <w:cantSplit/>
        <w:trHeight w:val="482"/>
      </w:trPr>
      <w:tc>
        <w:tcPr>
          <w:tcW w:w="2367" w:type="dxa"/>
          <w:vMerge w:val="restart"/>
          <w:vAlign w:val="center"/>
        </w:tcPr>
        <w:p w:rsidR="003554AD" w:rsidRPr="00884E4F" w:rsidRDefault="003554AD" w:rsidP="00493598">
          <w:pPr>
            <w:pStyle w:val="a3"/>
            <w:spacing w:before="100" w:beforeAutospacing="1"/>
            <w:rPr>
              <w:rFonts w:ascii="Times New Roman" w:hAnsi="Times New Roman"/>
              <w:b/>
              <w:sz w:val="24"/>
              <w:szCs w:val="24"/>
            </w:rPr>
          </w:pPr>
          <w:r w:rsidRPr="00884E4F">
            <w:rPr>
              <w:rFonts w:ascii="Times New Roman" w:hAnsi="Times New Roman"/>
              <w:b/>
              <w:sz w:val="24"/>
              <w:szCs w:val="24"/>
            </w:rPr>
            <w:t xml:space="preserve"> </w:t>
          </w:r>
          <w:r w:rsidRPr="00884E4F">
            <w:rPr>
              <w:rFonts w:ascii="Times New Roman" w:hAnsi="Times New Roman"/>
              <w:b/>
              <w:noProof/>
              <w:sz w:val="24"/>
              <w:szCs w:val="24"/>
              <w:lang w:eastAsia="ko-K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99pt;height:77.25pt;visibility:visible">
                <v:imagedata r:id="rId1" o:title="M&amp;C-Logo(최종)"/>
              </v:shape>
            </w:pict>
          </w:r>
        </w:p>
      </w:tc>
      <w:tc>
        <w:tcPr>
          <w:tcW w:w="4204" w:type="dxa"/>
          <w:shd w:val="pct5" w:color="000000" w:fill="FFFFFF"/>
        </w:tcPr>
        <w:p w:rsidR="003554AD" w:rsidRPr="00FF17EF" w:rsidRDefault="003554AD" w:rsidP="00446B26">
          <w:pPr>
            <w:spacing w:before="60" w:after="60"/>
            <w:jc w:val="center"/>
            <w:rPr>
              <w:b/>
              <w:sz w:val="36"/>
              <w:szCs w:val="36"/>
              <w:lang w:val="vi-VN" w:eastAsia="ko-KR"/>
            </w:rPr>
          </w:pPr>
          <w:r w:rsidRPr="008165A3">
            <w:rPr>
              <w:b/>
              <w:sz w:val="36"/>
              <w:szCs w:val="36"/>
              <w:lang w:val="fr-FR"/>
            </w:rPr>
            <w:t>Tên tài liệu</w:t>
          </w:r>
          <w:r w:rsidRPr="008165A3">
            <w:rPr>
              <w:b/>
              <w:color w:val="1F497D"/>
              <w:sz w:val="36"/>
              <w:szCs w:val="36"/>
              <w:lang w:val="fr-FR"/>
            </w:rPr>
            <w:t xml:space="preserve"> /</w:t>
          </w:r>
          <w:r w:rsidRPr="00A13EA9">
            <w:rPr>
              <w:b/>
              <w:color w:val="1F497D"/>
              <w:sz w:val="36"/>
              <w:szCs w:val="36"/>
              <w:lang w:val="fr-FR"/>
            </w:rPr>
            <w:t>Document title</w:t>
          </w:r>
        </w:p>
      </w:tc>
      <w:tc>
        <w:tcPr>
          <w:tcW w:w="1828" w:type="dxa"/>
          <w:vAlign w:val="center"/>
        </w:tcPr>
        <w:p w:rsidR="003554AD" w:rsidRPr="002D7B20" w:rsidRDefault="003554AD" w:rsidP="00C718C6">
          <w:pPr>
            <w:pStyle w:val="a3"/>
            <w:rPr>
              <w:rFonts w:ascii="Times New Roman" w:eastAsia="SimSun" w:hAnsi="Times New Roman"/>
              <w:color w:val="1F497D"/>
              <w:sz w:val="20"/>
              <w:lang w:val="fr-FR" w:eastAsia="zh-CN"/>
            </w:rPr>
          </w:pPr>
          <w:r w:rsidRPr="002D7B20">
            <w:rPr>
              <w:rFonts w:ascii="Times New Roman" w:eastAsia="SimSun" w:hAnsi="Times New Roman"/>
              <w:sz w:val="20"/>
              <w:lang w:val="fr-FR" w:eastAsia="zh-CN"/>
            </w:rPr>
            <w:t>Mã văn bản</w:t>
          </w:r>
          <w:r w:rsidRPr="002D7B20">
            <w:rPr>
              <w:rFonts w:ascii="Times New Roman" w:eastAsia="SimSun" w:hAnsi="Times New Roman"/>
              <w:color w:val="1F497D"/>
              <w:sz w:val="20"/>
              <w:lang w:val="vi-VN" w:eastAsia="zh-CN"/>
            </w:rPr>
            <w:t xml:space="preserve"> </w:t>
          </w:r>
        </w:p>
        <w:p w:rsidR="003554AD" w:rsidRPr="004A1A6B" w:rsidRDefault="003554AD" w:rsidP="00C718C6">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Doc. code</w:t>
          </w:r>
        </w:p>
      </w:tc>
      <w:tc>
        <w:tcPr>
          <w:tcW w:w="1828" w:type="dxa"/>
          <w:vAlign w:val="center"/>
        </w:tcPr>
        <w:p w:rsidR="003554AD" w:rsidRPr="00C718C6" w:rsidRDefault="00AB2B4E" w:rsidP="00F722FE">
          <w:pPr>
            <w:pStyle w:val="a3"/>
            <w:jc w:val="center"/>
            <w:rPr>
              <w:rFonts w:ascii="Times New Roman" w:hAnsi="Times New Roman"/>
              <w:color w:val="1F497D"/>
              <w:sz w:val="20"/>
            </w:rPr>
          </w:pPr>
          <w:r>
            <w:rPr>
              <w:rFonts w:ascii="Times New Roman" w:hAnsi="Times New Roman" w:hint="eastAsia"/>
              <w:color w:val="1F497D"/>
              <w:sz w:val="20"/>
              <w:lang w:eastAsia="ko-KR"/>
            </w:rPr>
            <w:t>ISO.02.0</w:t>
          </w:r>
          <w:r w:rsidR="00F722FE">
            <w:rPr>
              <w:rFonts w:ascii="Times New Roman" w:hAnsi="Times New Roman"/>
              <w:color w:val="1F497D"/>
              <w:sz w:val="20"/>
              <w:lang w:eastAsia="ko-KR"/>
            </w:rPr>
            <w:t>5</w:t>
          </w:r>
          <w:r>
            <w:rPr>
              <w:rFonts w:ascii="Times New Roman" w:hAnsi="Times New Roman"/>
              <w:color w:val="1F497D"/>
              <w:sz w:val="20"/>
              <w:lang w:eastAsia="ko-KR"/>
            </w:rPr>
            <w:t>.04</w:t>
          </w:r>
          <w:r w:rsidR="003554AD" w:rsidRPr="00C718C6">
            <w:rPr>
              <w:rFonts w:ascii="Times New Roman" w:hAnsi="Times New Roman"/>
              <w:color w:val="1F497D"/>
              <w:sz w:val="20"/>
            </w:rPr>
            <w:t xml:space="preserve"> </w:t>
          </w:r>
        </w:p>
      </w:tc>
    </w:tr>
    <w:tr w:rsidR="003554AD" w:rsidRPr="00884E4F" w:rsidTr="003554AD">
      <w:tblPrEx>
        <w:tblCellMar>
          <w:top w:w="0" w:type="dxa"/>
          <w:bottom w:w="0" w:type="dxa"/>
        </w:tblCellMar>
      </w:tblPrEx>
      <w:trPr>
        <w:cantSplit/>
        <w:trHeight w:val="437"/>
      </w:trPr>
      <w:tc>
        <w:tcPr>
          <w:tcW w:w="2367" w:type="dxa"/>
          <w:vMerge/>
        </w:tcPr>
        <w:p w:rsidR="003554AD" w:rsidRPr="00884E4F" w:rsidRDefault="003554AD" w:rsidP="00A316FC">
          <w:pPr>
            <w:pStyle w:val="a3"/>
            <w:spacing w:before="60"/>
            <w:rPr>
              <w:rFonts w:ascii="Times New Roman" w:hAnsi="Times New Roman"/>
            </w:rPr>
          </w:pPr>
        </w:p>
      </w:tc>
      <w:tc>
        <w:tcPr>
          <w:tcW w:w="4204" w:type="dxa"/>
          <w:vMerge w:val="restart"/>
          <w:vAlign w:val="center"/>
        </w:tcPr>
        <w:p w:rsidR="003554AD" w:rsidRPr="00C718C6" w:rsidRDefault="003554AD" w:rsidP="00E8131E">
          <w:pPr>
            <w:pStyle w:val="a3"/>
            <w:spacing w:before="120"/>
            <w:jc w:val="center"/>
            <w:rPr>
              <w:rFonts w:ascii="Times New Roman" w:hAnsi="Times New Roman"/>
              <w:b/>
              <w:color w:val="1F497D"/>
              <w:sz w:val="34"/>
              <w:szCs w:val="36"/>
              <w:lang w:val="de-DE" w:eastAsia="ko-KR"/>
            </w:rPr>
          </w:pPr>
          <w:r w:rsidRPr="00C718C6">
            <w:rPr>
              <w:rFonts w:ascii="Times New Roman" w:hAnsi="Times New Roman"/>
              <w:b/>
              <w:color w:val="1F497D"/>
              <w:sz w:val="34"/>
              <w:szCs w:val="36"/>
              <w:lang w:val="de-DE" w:eastAsia="ko-KR"/>
            </w:rPr>
            <w:t xml:space="preserve">DOCUMENT CONTROL </w:t>
          </w:r>
          <w:r w:rsidRPr="00C718C6">
            <w:rPr>
              <w:rFonts w:ascii="Times New Roman" w:hAnsi="Times New Roman"/>
              <w:b/>
              <w:color w:val="1F497D"/>
              <w:sz w:val="34"/>
              <w:szCs w:val="36"/>
              <w:lang w:val="vi-VN" w:eastAsia="ko-KR"/>
            </w:rPr>
            <w:t>PROCEDURE</w:t>
          </w:r>
          <w:r w:rsidRPr="00C718C6">
            <w:rPr>
              <w:rFonts w:ascii="Times New Roman" w:hAnsi="Times New Roman"/>
              <w:b/>
              <w:color w:val="1F497D"/>
              <w:sz w:val="34"/>
              <w:szCs w:val="36"/>
              <w:lang w:val="de-DE" w:eastAsia="ko-KR"/>
            </w:rPr>
            <w:t xml:space="preserve"> </w:t>
          </w:r>
        </w:p>
        <w:p w:rsidR="003554AD" w:rsidRPr="00884E4F" w:rsidRDefault="003554AD" w:rsidP="00A316FC">
          <w:pPr>
            <w:pStyle w:val="a3"/>
            <w:spacing w:before="120"/>
            <w:jc w:val="center"/>
            <w:rPr>
              <w:rFonts w:ascii="Times New Roman" w:hAnsi="Times New Roman"/>
              <w:b/>
              <w:sz w:val="26"/>
              <w:szCs w:val="36"/>
              <w:lang w:val="de-DE"/>
            </w:rPr>
          </w:pPr>
        </w:p>
      </w:tc>
      <w:tc>
        <w:tcPr>
          <w:tcW w:w="1828" w:type="dxa"/>
          <w:vAlign w:val="center"/>
        </w:tcPr>
        <w:p w:rsidR="003554AD" w:rsidRPr="004A1A6B" w:rsidRDefault="003554AD" w:rsidP="00C718C6">
          <w:pPr>
            <w:pStyle w:val="a3"/>
            <w:rPr>
              <w:rFonts w:ascii="Times New Roman" w:eastAsia="SimSun" w:hAnsi="Times New Roman"/>
              <w:color w:val="1F497D"/>
              <w:sz w:val="20"/>
              <w:lang w:eastAsia="zh-CN"/>
            </w:rPr>
          </w:pPr>
          <w:r w:rsidRPr="00F93F99">
            <w:rPr>
              <w:rFonts w:ascii="Times New Roman" w:eastAsia="SimSun" w:hAnsi="Times New Roman"/>
              <w:sz w:val="20"/>
              <w:lang w:eastAsia="zh-CN"/>
            </w:rPr>
            <w:t>Ngày ban hành</w:t>
          </w:r>
        </w:p>
        <w:p w:rsidR="003554AD" w:rsidRPr="004A1A6B" w:rsidRDefault="003554AD" w:rsidP="00C718C6">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Date of issue</w:t>
          </w:r>
        </w:p>
      </w:tc>
      <w:tc>
        <w:tcPr>
          <w:tcW w:w="1828" w:type="dxa"/>
          <w:vAlign w:val="center"/>
        </w:tcPr>
        <w:p w:rsidR="003554AD" w:rsidRPr="00C718C6" w:rsidRDefault="008B207F" w:rsidP="00884E4F">
          <w:pPr>
            <w:pStyle w:val="a3"/>
            <w:jc w:val="center"/>
            <w:rPr>
              <w:rFonts w:ascii="Times New Roman" w:hAnsi="Times New Roman"/>
              <w:color w:val="1F497D"/>
              <w:sz w:val="20"/>
            </w:rPr>
          </w:pPr>
          <w:r>
            <w:rPr>
              <w:rFonts w:ascii="Times New Roman" w:hAnsi="Times New Roman"/>
              <w:color w:val="1F497D"/>
              <w:sz w:val="20"/>
            </w:rPr>
            <w:t>09/09</w:t>
          </w:r>
          <w:r w:rsidR="00AB2B4E">
            <w:rPr>
              <w:rFonts w:ascii="Times New Roman" w:hAnsi="Times New Roman"/>
              <w:color w:val="1F497D"/>
              <w:sz w:val="20"/>
            </w:rPr>
            <w:t>/2020</w:t>
          </w:r>
        </w:p>
      </w:tc>
    </w:tr>
    <w:tr w:rsidR="003554AD" w:rsidRPr="00884E4F" w:rsidTr="003554AD">
      <w:tblPrEx>
        <w:tblCellMar>
          <w:top w:w="0" w:type="dxa"/>
          <w:bottom w:w="0" w:type="dxa"/>
        </w:tblCellMar>
      </w:tblPrEx>
      <w:trPr>
        <w:cantSplit/>
        <w:trHeight w:val="437"/>
      </w:trPr>
      <w:tc>
        <w:tcPr>
          <w:tcW w:w="2367" w:type="dxa"/>
          <w:vMerge/>
        </w:tcPr>
        <w:p w:rsidR="003554AD" w:rsidRPr="00884E4F" w:rsidRDefault="003554AD" w:rsidP="00A316FC">
          <w:pPr>
            <w:pStyle w:val="a3"/>
            <w:spacing w:before="120"/>
            <w:jc w:val="center"/>
            <w:rPr>
              <w:rFonts w:ascii="Times New Roman" w:hAnsi="Times New Roman"/>
              <w:sz w:val="20"/>
            </w:rPr>
          </w:pPr>
        </w:p>
      </w:tc>
      <w:tc>
        <w:tcPr>
          <w:tcW w:w="4204" w:type="dxa"/>
          <w:vMerge/>
        </w:tcPr>
        <w:p w:rsidR="003554AD" w:rsidRPr="00884E4F" w:rsidRDefault="003554AD" w:rsidP="00A316FC">
          <w:pPr>
            <w:pStyle w:val="a3"/>
            <w:spacing w:before="120"/>
            <w:jc w:val="center"/>
            <w:rPr>
              <w:rFonts w:ascii="Times New Roman" w:hAnsi="Times New Roman"/>
            </w:rPr>
          </w:pPr>
        </w:p>
      </w:tc>
      <w:tc>
        <w:tcPr>
          <w:tcW w:w="1828" w:type="dxa"/>
          <w:vAlign w:val="center"/>
        </w:tcPr>
        <w:p w:rsidR="003554AD" w:rsidRPr="004A1A6B" w:rsidRDefault="003554AD" w:rsidP="00C718C6">
          <w:pPr>
            <w:pStyle w:val="a3"/>
            <w:rPr>
              <w:rFonts w:ascii="Times New Roman" w:eastAsia="SimSun" w:hAnsi="Times New Roman"/>
              <w:color w:val="1F497D"/>
              <w:sz w:val="20"/>
              <w:lang w:eastAsia="zh-CN"/>
            </w:rPr>
          </w:pPr>
          <w:r w:rsidRPr="004A1A6B">
            <w:rPr>
              <w:rFonts w:ascii="Times New Roman" w:eastAsia="SimSun" w:hAnsi="Times New Roman"/>
              <w:color w:val="1F497D"/>
              <w:sz w:val="20"/>
              <w:lang w:eastAsia="zh-CN"/>
            </w:rPr>
            <w:t>Rev</w:t>
          </w:r>
        </w:p>
      </w:tc>
      <w:tc>
        <w:tcPr>
          <w:tcW w:w="1828" w:type="dxa"/>
          <w:vAlign w:val="center"/>
        </w:tcPr>
        <w:p w:rsidR="003554AD" w:rsidRPr="00C718C6" w:rsidRDefault="00AB2B4E" w:rsidP="00884E4F">
          <w:pPr>
            <w:pStyle w:val="a3"/>
            <w:jc w:val="center"/>
            <w:rPr>
              <w:rFonts w:ascii="Times New Roman" w:hAnsi="Times New Roman" w:hint="eastAsia"/>
              <w:color w:val="1F497D"/>
              <w:sz w:val="20"/>
              <w:lang w:eastAsia="ko-KR"/>
            </w:rPr>
          </w:pPr>
          <w:r>
            <w:rPr>
              <w:rFonts w:ascii="Times New Roman" w:hAnsi="Times New Roman" w:hint="eastAsia"/>
              <w:color w:val="1F497D"/>
              <w:sz w:val="20"/>
              <w:lang w:eastAsia="ko-KR"/>
            </w:rPr>
            <w:t>0</w:t>
          </w:r>
          <w:r w:rsidR="003A2D21">
            <w:rPr>
              <w:rFonts w:ascii="Times New Roman" w:hAnsi="Times New Roman"/>
              <w:color w:val="1F497D"/>
              <w:sz w:val="20"/>
              <w:lang w:eastAsia="ko-KR"/>
            </w:rPr>
            <w:t>5</w:t>
          </w:r>
        </w:p>
      </w:tc>
    </w:tr>
    <w:tr w:rsidR="003554AD" w:rsidRPr="00884E4F" w:rsidTr="003554AD">
      <w:tblPrEx>
        <w:tblCellMar>
          <w:top w:w="0" w:type="dxa"/>
          <w:bottom w:w="0" w:type="dxa"/>
        </w:tblCellMar>
      </w:tblPrEx>
      <w:trPr>
        <w:cantSplit/>
        <w:trHeight w:val="437"/>
      </w:trPr>
      <w:tc>
        <w:tcPr>
          <w:tcW w:w="2367" w:type="dxa"/>
          <w:vMerge/>
        </w:tcPr>
        <w:p w:rsidR="003554AD" w:rsidRPr="00884E4F" w:rsidRDefault="003554AD" w:rsidP="00A316FC">
          <w:pPr>
            <w:pStyle w:val="a3"/>
            <w:spacing w:before="120"/>
            <w:jc w:val="center"/>
            <w:rPr>
              <w:rFonts w:ascii="Times New Roman" w:hAnsi="Times New Roman"/>
            </w:rPr>
          </w:pPr>
        </w:p>
      </w:tc>
      <w:tc>
        <w:tcPr>
          <w:tcW w:w="4204" w:type="dxa"/>
          <w:vMerge/>
        </w:tcPr>
        <w:p w:rsidR="003554AD" w:rsidRPr="00884E4F" w:rsidRDefault="003554AD" w:rsidP="00A316FC">
          <w:pPr>
            <w:pStyle w:val="a3"/>
            <w:spacing w:before="120"/>
            <w:jc w:val="center"/>
            <w:rPr>
              <w:rFonts w:ascii="Times New Roman" w:hAnsi="Times New Roman"/>
            </w:rPr>
          </w:pPr>
        </w:p>
      </w:tc>
      <w:tc>
        <w:tcPr>
          <w:tcW w:w="1828" w:type="dxa"/>
          <w:vAlign w:val="center"/>
        </w:tcPr>
        <w:p w:rsidR="003554AD" w:rsidRDefault="003554AD" w:rsidP="00C718C6">
          <w:pPr>
            <w:pStyle w:val="a3"/>
            <w:rPr>
              <w:rFonts w:ascii="Times New Roman" w:eastAsia="SimSun" w:hAnsi="Times New Roman"/>
              <w:color w:val="1F497D"/>
              <w:sz w:val="20"/>
              <w:lang w:eastAsia="zh-CN"/>
            </w:rPr>
          </w:pPr>
          <w:r w:rsidRPr="00F93F99">
            <w:rPr>
              <w:rFonts w:ascii="Times New Roman" w:eastAsia="SimSun" w:hAnsi="Times New Roman"/>
              <w:sz w:val="20"/>
              <w:lang w:eastAsia="zh-CN"/>
            </w:rPr>
            <w:t>Số trang</w:t>
          </w:r>
          <w:r w:rsidRPr="002D7B20">
            <w:rPr>
              <w:rFonts w:ascii="Times New Roman" w:eastAsia="SimSun" w:hAnsi="Times New Roman"/>
              <w:color w:val="1F497D"/>
              <w:sz w:val="20"/>
              <w:lang w:val="vi-VN" w:eastAsia="zh-CN"/>
            </w:rPr>
            <w:t xml:space="preserve"> </w:t>
          </w:r>
        </w:p>
        <w:p w:rsidR="003554AD" w:rsidRPr="004A1A6B" w:rsidRDefault="003554AD" w:rsidP="00C718C6">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Page No.</w:t>
          </w:r>
        </w:p>
      </w:tc>
      <w:tc>
        <w:tcPr>
          <w:tcW w:w="1828" w:type="dxa"/>
          <w:vAlign w:val="center"/>
        </w:tcPr>
        <w:p w:rsidR="003554AD" w:rsidRPr="00C718C6" w:rsidRDefault="003554AD" w:rsidP="00884E4F">
          <w:pPr>
            <w:pStyle w:val="a3"/>
            <w:jc w:val="center"/>
            <w:rPr>
              <w:rFonts w:ascii="Times New Roman" w:hAnsi="Times New Roman"/>
              <w:color w:val="1F497D"/>
              <w:sz w:val="20"/>
              <w:lang w:eastAsia="ko-KR"/>
            </w:rPr>
          </w:pPr>
          <w:r w:rsidRPr="00C718C6">
            <w:rPr>
              <w:rFonts w:ascii="Times New Roman" w:hAnsi="Times New Roman"/>
              <w:color w:val="1F497D"/>
              <w:sz w:val="20"/>
              <w:lang w:eastAsia="ko-KR"/>
            </w:rPr>
            <w:fldChar w:fldCharType="begin"/>
          </w:r>
          <w:r w:rsidRPr="00C718C6">
            <w:rPr>
              <w:rFonts w:ascii="Times New Roman" w:hAnsi="Times New Roman"/>
              <w:color w:val="1F497D"/>
              <w:sz w:val="20"/>
              <w:lang w:eastAsia="ko-KR"/>
            </w:rPr>
            <w:instrText xml:space="preserve"> PAGE   \* MERGEFORMAT </w:instrText>
          </w:r>
          <w:r w:rsidRPr="00C718C6">
            <w:rPr>
              <w:rFonts w:ascii="Times New Roman" w:hAnsi="Times New Roman"/>
              <w:color w:val="1F497D"/>
              <w:sz w:val="20"/>
              <w:lang w:eastAsia="ko-KR"/>
            </w:rPr>
            <w:fldChar w:fldCharType="separate"/>
          </w:r>
          <w:r w:rsidR="00F722FE">
            <w:rPr>
              <w:rFonts w:ascii="Times New Roman" w:hAnsi="Times New Roman"/>
              <w:noProof/>
              <w:color w:val="1F497D"/>
              <w:sz w:val="20"/>
              <w:lang w:eastAsia="ko-KR"/>
            </w:rPr>
            <w:t>1</w:t>
          </w:r>
          <w:r w:rsidRPr="00C718C6">
            <w:rPr>
              <w:rFonts w:ascii="Times New Roman" w:hAnsi="Times New Roman"/>
              <w:color w:val="1F497D"/>
              <w:sz w:val="20"/>
              <w:lang w:eastAsia="ko-KR"/>
            </w:rPr>
            <w:fldChar w:fldCharType="end"/>
          </w:r>
          <w:r w:rsidRPr="00C718C6">
            <w:rPr>
              <w:rFonts w:ascii="Times New Roman" w:hAnsi="Times New Roman"/>
              <w:color w:val="1F497D"/>
              <w:sz w:val="20"/>
              <w:lang w:eastAsia="ko-KR"/>
            </w:rPr>
            <w:t>/</w:t>
          </w:r>
          <w:r w:rsidRPr="00C718C6">
            <w:rPr>
              <w:rFonts w:ascii="Times New Roman" w:hAnsi="Times New Roman"/>
              <w:color w:val="1F497D"/>
              <w:sz w:val="20"/>
              <w:lang w:eastAsia="ko-KR"/>
            </w:rPr>
            <w:fldChar w:fldCharType="begin"/>
          </w:r>
          <w:r w:rsidRPr="00C718C6">
            <w:rPr>
              <w:rFonts w:ascii="Times New Roman" w:hAnsi="Times New Roman"/>
              <w:color w:val="1F497D"/>
              <w:sz w:val="20"/>
              <w:lang w:eastAsia="ko-KR"/>
            </w:rPr>
            <w:instrText xml:space="preserve"> NUMPAGES </w:instrText>
          </w:r>
          <w:r w:rsidRPr="00C718C6">
            <w:rPr>
              <w:rFonts w:ascii="Times New Roman" w:hAnsi="Times New Roman"/>
              <w:color w:val="1F497D"/>
              <w:sz w:val="20"/>
              <w:lang w:eastAsia="ko-KR"/>
            </w:rPr>
            <w:fldChar w:fldCharType="separate"/>
          </w:r>
          <w:r w:rsidR="00F722FE">
            <w:rPr>
              <w:rFonts w:ascii="Times New Roman" w:hAnsi="Times New Roman"/>
              <w:noProof/>
              <w:color w:val="1F497D"/>
              <w:sz w:val="20"/>
              <w:lang w:eastAsia="ko-KR"/>
            </w:rPr>
            <w:t>16</w:t>
          </w:r>
          <w:r w:rsidRPr="00C718C6">
            <w:rPr>
              <w:rFonts w:ascii="Times New Roman" w:hAnsi="Times New Roman"/>
              <w:color w:val="1F497D"/>
              <w:sz w:val="20"/>
              <w:lang w:eastAsia="ko-KR"/>
            </w:rPr>
            <w:fldChar w:fldCharType="end"/>
          </w:r>
        </w:p>
      </w:tc>
    </w:tr>
    <w:tr w:rsidR="003554AD" w:rsidRPr="00884E4F" w:rsidTr="003554AD">
      <w:tblPrEx>
        <w:tblCellMar>
          <w:top w:w="0" w:type="dxa"/>
          <w:bottom w:w="0" w:type="dxa"/>
        </w:tblCellMar>
      </w:tblPrEx>
      <w:trPr>
        <w:cantSplit/>
        <w:trHeight w:val="455"/>
      </w:trPr>
      <w:tc>
        <w:tcPr>
          <w:tcW w:w="2367" w:type="dxa"/>
          <w:vMerge/>
        </w:tcPr>
        <w:p w:rsidR="003554AD" w:rsidRPr="00884E4F" w:rsidRDefault="003554AD" w:rsidP="00A316FC">
          <w:pPr>
            <w:pStyle w:val="a3"/>
            <w:spacing w:before="120"/>
            <w:jc w:val="center"/>
            <w:rPr>
              <w:rFonts w:ascii="Times New Roman" w:hAnsi="Times New Roman"/>
            </w:rPr>
          </w:pPr>
        </w:p>
      </w:tc>
      <w:tc>
        <w:tcPr>
          <w:tcW w:w="4204" w:type="dxa"/>
          <w:vMerge/>
        </w:tcPr>
        <w:p w:rsidR="003554AD" w:rsidRPr="00884E4F" w:rsidRDefault="003554AD" w:rsidP="00A316FC">
          <w:pPr>
            <w:pStyle w:val="a3"/>
            <w:spacing w:before="120"/>
            <w:jc w:val="center"/>
            <w:rPr>
              <w:rFonts w:ascii="Times New Roman" w:hAnsi="Times New Roman"/>
            </w:rPr>
          </w:pPr>
        </w:p>
      </w:tc>
      <w:tc>
        <w:tcPr>
          <w:tcW w:w="1828" w:type="dxa"/>
          <w:vAlign w:val="center"/>
        </w:tcPr>
        <w:p w:rsidR="003554AD" w:rsidRPr="004A1A6B" w:rsidRDefault="003554AD" w:rsidP="00C718C6">
          <w:pPr>
            <w:pStyle w:val="a3"/>
            <w:rPr>
              <w:rFonts w:ascii="Times New Roman" w:eastAsia="SimSun" w:hAnsi="Times New Roman"/>
              <w:color w:val="1F497D"/>
              <w:sz w:val="20"/>
              <w:lang w:val="vi-VN" w:eastAsia="zh-CN"/>
            </w:rPr>
          </w:pPr>
          <w:r>
            <w:rPr>
              <w:rFonts w:ascii="Times New Roman" w:eastAsia="SimSun" w:hAnsi="Times New Roman"/>
              <w:sz w:val="20"/>
              <w:lang w:eastAsia="zh-CN"/>
            </w:rPr>
            <w:t>Bộ phận thiết lập</w:t>
          </w:r>
          <w:r w:rsidRPr="002D7B20">
            <w:rPr>
              <w:rFonts w:ascii="Times New Roman" w:eastAsia="SimSun" w:hAnsi="Times New Roman"/>
              <w:color w:val="1F497D"/>
              <w:sz w:val="20"/>
              <w:lang w:val="vi-VN" w:eastAsia="zh-CN"/>
            </w:rPr>
            <w:t xml:space="preserve"> </w:t>
          </w:r>
          <w:r w:rsidRPr="004A1A6B">
            <w:rPr>
              <w:rFonts w:ascii="Times New Roman" w:eastAsia="SimSun" w:hAnsi="Times New Roman"/>
              <w:color w:val="1F497D"/>
              <w:sz w:val="20"/>
              <w:lang w:val="vi-VN" w:eastAsia="zh-CN"/>
            </w:rPr>
            <w:t>Prepared by</w:t>
          </w:r>
        </w:p>
      </w:tc>
      <w:tc>
        <w:tcPr>
          <w:tcW w:w="1828" w:type="dxa"/>
          <w:vAlign w:val="center"/>
        </w:tcPr>
        <w:p w:rsidR="003554AD" w:rsidRPr="00884E4F" w:rsidRDefault="00AB2B4E" w:rsidP="00884E4F">
          <w:pPr>
            <w:pStyle w:val="a3"/>
            <w:jc w:val="center"/>
            <w:rPr>
              <w:rFonts w:ascii="Times New Roman" w:hAnsi="Times New Roman"/>
              <w:sz w:val="20"/>
            </w:rPr>
          </w:pPr>
          <w:r>
            <w:rPr>
              <w:rFonts w:ascii="Times New Roman" w:hAnsi="Times New Roman"/>
              <w:sz w:val="20"/>
            </w:rPr>
            <w:t>Ban ISO</w:t>
          </w:r>
          <w:r w:rsidR="003554AD" w:rsidRPr="00884E4F">
            <w:rPr>
              <w:rFonts w:ascii="Times New Roman" w:hAnsi="Times New Roman"/>
              <w:sz w:val="20"/>
            </w:rPr>
            <w:t xml:space="preserve"> </w:t>
          </w:r>
        </w:p>
      </w:tc>
    </w:tr>
  </w:tbl>
  <w:p w:rsidR="000E68F3" w:rsidRPr="00200B4C" w:rsidRDefault="000E68F3" w:rsidP="000E68F3">
    <w:pPr>
      <w:pStyle w:val="a3"/>
      <w:tabs>
        <w:tab w:val="clear" w:pos="8640"/>
        <w:tab w:val="right" w:pos="9360"/>
      </w:tabs>
      <w:rPr>
        <w:rFonts w:ascii="Times New Roman" w:hAnsi="Times New Roman" w:hint="eastAsia"/>
        <w:lang w:eastAsia="ko-KR"/>
      </w:rPr>
    </w:pPr>
  </w:p>
  <w:p w:rsidR="000E68F3" w:rsidRDefault="000E68F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6B67"/>
    <w:multiLevelType w:val="multilevel"/>
    <w:tmpl w:val="36F2289E"/>
    <w:lvl w:ilvl="0">
      <w:start w:val="5"/>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8FC6410"/>
    <w:multiLevelType w:val="singleLevel"/>
    <w:tmpl w:val="FEB882AA"/>
    <w:lvl w:ilvl="0">
      <w:start w:val="1"/>
      <w:numFmt w:val="decimal"/>
      <w:lvlText w:val="5.6.%1"/>
      <w:lvlJc w:val="left"/>
      <w:pPr>
        <w:tabs>
          <w:tab w:val="num" w:pos="3690"/>
        </w:tabs>
        <w:ind w:left="3330" w:hanging="360"/>
      </w:pPr>
    </w:lvl>
  </w:abstractNum>
  <w:abstractNum w:abstractNumId="2" w15:restartNumberingAfterBreak="0">
    <w:nsid w:val="0F3647DB"/>
    <w:multiLevelType w:val="hybridMultilevel"/>
    <w:tmpl w:val="B848336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FA5630"/>
    <w:multiLevelType w:val="singleLevel"/>
    <w:tmpl w:val="818EC49C"/>
    <w:lvl w:ilvl="0">
      <w:numFmt w:val="bullet"/>
      <w:lvlText w:val="-"/>
      <w:lvlJc w:val="left"/>
      <w:pPr>
        <w:tabs>
          <w:tab w:val="num" w:pos="360"/>
        </w:tabs>
        <w:ind w:left="360" w:hanging="360"/>
      </w:pPr>
      <w:rPr>
        <w:rFonts w:ascii="Times New Roman" w:hAnsi="Times New Roman" w:hint="default"/>
      </w:rPr>
    </w:lvl>
  </w:abstractNum>
  <w:abstractNum w:abstractNumId="4" w15:restartNumberingAfterBreak="0">
    <w:nsid w:val="194947C9"/>
    <w:multiLevelType w:val="hybridMultilevel"/>
    <w:tmpl w:val="9AE6D066"/>
    <w:lvl w:ilvl="0" w:tplc="317018C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5D80B08"/>
    <w:multiLevelType w:val="hybridMultilevel"/>
    <w:tmpl w:val="4FA2705C"/>
    <w:lvl w:ilvl="0" w:tplc="A5506216">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AE3760D"/>
    <w:multiLevelType w:val="singleLevel"/>
    <w:tmpl w:val="0409000F"/>
    <w:lvl w:ilvl="0">
      <w:start w:val="1"/>
      <w:numFmt w:val="decimal"/>
      <w:lvlText w:val="%1."/>
      <w:lvlJc w:val="left"/>
      <w:pPr>
        <w:tabs>
          <w:tab w:val="num" w:pos="360"/>
        </w:tabs>
        <w:ind w:left="360" w:hanging="360"/>
      </w:pPr>
      <w:rPr>
        <w:rFonts w:hint="default"/>
      </w:rPr>
    </w:lvl>
  </w:abstractNum>
  <w:abstractNum w:abstractNumId="7" w15:restartNumberingAfterBreak="0">
    <w:nsid w:val="3BE329E3"/>
    <w:multiLevelType w:val="singleLevel"/>
    <w:tmpl w:val="33A23CA2"/>
    <w:lvl w:ilvl="0">
      <w:start w:val="1"/>
      <w:numFmt w:val="bullet"/>
      <w:lvlText w:val="-"/>
      <w:lvlJc w:val="left"/>
      <w:pPr>
        <w:tabs>
          <w:tab w:val="num" w:pos="567"/>
        </w:tabs>
        <w:ind w:left="567" w:hanging="567"/>
      </w:pPr>
      <w:rPr>
        <w:rFonts w:ascii="Times New Roman" w:hAnsi="Times New Roman" w:hint="default"/>
      </w:rPr>
    </w:lvl>
  </w:abstractNum>
  <w:abstractNum w:abstractNumId="8" w15:restartNumberingAfterBreak="0">
    <w:nsid w:val="3E7546E9"/>
    <w:multiLevelType w:val="hybridMultilevel"/>
    <w:tmpl w:val="C952DE48"/>
    <w:lvl w:ilvl="0" w:tplc="9CA8891C">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3EA90DB5"/>
    <w:multiLevelType w:val="singleLevel"/>
    <w:tmpl w:val="818EC49C"/>
    <w:lvl w:ilvl="0">
      <w:numFmt w:val="bullet"/>
      <w:lvlText w:val="-"/>
      <w:lvlJc w:val="left"/>
      <w:pPr>
        <w:tabs>
          <w:tab w:val="num" w:pos="360"/>
        </w:tabs>
        <w:ind w:left="360" w:hanging="360"/>
      </w:pPr>
      <w:rPr>
        <w:rFonts w:ascii="Times New Roman" w:hAnsi="Times New Roman" w:hint="default"/>
      </w:rPr>
    </w:lvl>
  </w:abstractNum>
  <w:abstractNum w:abstractNumId="10" w15:restartNumberingAfterBreak="0">
    <w:nsid w:val="42951DB9"/>
    <w:multiLevelType w:val="hybridMultilevel"/>
    <w:tmpl w:val="650859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490C05"/>
    <w:multiLevelType w:val="singleLevel"/>
    <w:tmpl w:val="9970061C"/>
    <w:lvl w:ilvl="0">
      <w:start w:val="1"/>
      <w:numFmt w:val="decimal"/>
      <w:lvlText w:val="5.7.%1"/>
      <w:lvlJc w:val="left"/>
      <w:pPr>
        <w:tabs>
          <w:tab w:val="num" w:pos="624"/>
        </w:tabs>
        <w:ind w:left="624" w:hanging="624"/>
      </w:pPr>
      <w:rPr>
        <w:b w:val="0"/>
        <w:i w:val="0"/>
        <w:sz w:val="24"/>
      </w:rPr>
    </w:lvl>
  </w:abstractNum>
  <w:abstractNum w:abstractNumId="12" w15:restartNumberingAfterBreak="0">
    <w:nsid w:val="5E0C4BA5"/>
    <w:multiLevelType w:val="hybridMultilevel"/>
    <w:tmpl w:val="2E52754E"/>
    <w:lvl w:ilvl="0" w:tplc="B1A0CF78">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A4071AF"/>
    <w:multiLevelType w:val="singleLevel"/>
    <w:tmpl w:val="7A72D8C0"/>
    <w:lvl w:ilvl="0">
      <w:start w:val="1"/>
      <w:numFmt w:val="bullet"/>
      <w:lvlText w:val=""/>
      <w:lvlJc w:val="left"/>
      <w:pPr>
        <w:tabs>
          <w:tab w:val="num" w:pos="360"/>
        </w:tabs>
        <w:ind w:left="360" w:hanging="360"/>
      </w:pPr>
      <w:rPr>
        <w:rFonts w:ascii="Symbol" w:hAnsi="Symbol" w:hint="default"/>
      </w:rPr>
    </w:lvl>
  </w:abstractNum>
  <w:num w:numId="1" w16cid:durableId="574554338">
    <w:abstractNumId w:val="6"/>
  </w:num>
  <w:num w:numId="2" w16cid:durableId="402679936">
    <w:abstractNumId w:val="13"/>
  </w:num>
  <w:num w:numId="3" w16cid:durableId="1155338291">
    <w:abstractNumId w:val="1"/>
  </w:num>
  <w:num w:numId="4" w16cid:durableId="459036645">
    <w:abstractNumId w:val="11"/>
  </w:num>
  <w:num w:numId="5" w16cid:durableId="682827376">
    <w:abstractNumId w:val="7"/>
  </w:num>
  <w:num w:numId="6" w16cid:durableId="1814441351">
    <w:abstractNumId w:val="8"/>
  </w:num>
  <w:num w:numId="7" w16cid:durableId="1221332049">
    <w:abstractNumId w:val="3"/>
  </w:num>
  <w:num w:numId="8" w16cid:durableId="818807794">
    <w:abstractNumId w:val="9"/>
  </w:num>
  <w:num w:numId="9" w16cid:durableId="411587540">
    <w:abstractNumId w:val="12"/>
  </w:num>
  <w:num w:numId="10" w16cid:durableId="677662745">
    <w:abstractNumId w:val="5"/>
  </w:num>
  <w:num w:numId="11" w16cid:durableId="86772246">
    <w:abstractNumId w:val="2"/>
  </w:num>
  <w:num w:numId="12" w16cid:durableId="474176804">
    <w:abstractNumId w:val="10"/>
  </w:num>
  <w:num w:numId="13" w16cid:durableId="4327225">
    <w:abstractNumId w:val="4"/>
  </w:num>
  <w:num w:numId="14" w16cid:durableId="993216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hdrShapeDefaults>
    <o:shapedefaults v:ext="edit" spidmax="2288"/>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4825"/>
    <w:rsid w:val="00000B5B"/>
    <w:rsid w:val="000027BE"/>
    <w:rsid w:val="00007141"/>
    <w:rsid w:val="00015B96"/>
    <w:rsid w:val="00016B89"/>
    <w:rsid w:val="00023BF8"/>
    <w:rsid w:val="00024F45"/>
    <w:rsid w:val="00027E2F"/>
    <w:rsid w:val="000457F6"/>
    <w:rsid w:val="000555EB"/>
    <w:rsid w:val="00056226"/>
    <w:rsid w:val="00061885"/>
    <w:rsid w:val="000628DF"/>
    <w:rsid w:val="00063610"/>
    <w:rsid w:val="00065DCD"/>
    <w:rsid w:val="0006714F"/>
    <w:rsid w:val="000728A8"/>
    <w:rsid w:val="00072B7C"/>
    <w:rsid w:val="0007501E"/>
    <w:rsid w:val="00077A45"/>
    <w:rsid w:val="0008282B"/>
    <w:rsid w:val="00082B9F"/>
    <w:rsid w:val="00082D09"/>
    <w:rsid w:val="0009048E"/>
    <w:rsid w:val="0009151E"/>
    <w:rsid w:val="00091AEC"/>
    <w:rsid w:val="00093D49"/>
    <w:rsid w:val="00095349"/>
    <w:rsid w:val="000959EB"/>
    <w:rsid w:val="000A2374"/>
    <w:rsid w:val="000A2C6F"/>
    <w:rsid w:val="000A44AF"/>
    <w:rsid w:val="000A7895"/>
    <w:rsid w:val="000B55AC"/>
    <w:rsid w:val="000C1B26"/>
    <w:rsid w:val="000C3699"/>
    <w:rsid w:val="000C4EE7"/>
    <w:rsid w:val="000D591D"/>
    <w:rsid w:val="000E2674"/>
    <w:rsid w:val="000E68F3"/>
    <w:rsid w:val="000F1BA9"/>
    <w:rsid w:val="000F388E"/>
    <w:rsid w:val="000F471F"/>
    <w:rsid w:val="000F4AC7"/>
    <w:rsid w:val="00100BDA"/>
    <w:rsid w:val="00101AD5"/>
    <w:rsid w:val="00102002"/>
    <w:rsid w:val="00103A8D"/>
    <w:rsid w:val="00104550"/>
    <w:rsid w:val="00105A35"/>
    <w:rsid w:val="00106664"/>
    <w:rsid w:val="001110C3"/>
    <w:rsid w:val="0011185B"/>
    <w:rsid w:val="00111A96"/>
    <w:rsid w:val="00112AD9"/>
    <w:rsid w:val="001146DF"/>
    <w:rsid w:val="00120387"/>
    <w:rsid w:val="001210AF"/>
    <w:rsid w:val="0012378E"/>
    <w:rsid w:val="00125CC8"/>
    <w:rsid w:val="00135FD0"/>
    <w:rsid w:val="00137D0C"/>
    <w:rsid w:val="00144767"/>
    <w:rsid w:val="00152211"/>
    <w:rsid w:val="00152ECC"/>
    <w:rsid w:val="001546FC"/>
    <w:rsid w:val="001640C6"/>
    <w:rsid w:val="00165CF8"/>
    <w:rsid w:val="001816E6"/>
    <w:rsid w:val="001876EA"/>
    <w:rsid w:val="001942BC"/>
    <w:rsid w:val="001A4438"/>
    <w:rsid w:val="001C1442"/>
    <w:rsid w:val="001C366F"/>
    <w:rsid w:val="001C7993"/>
    <w:rsid w:val="001D79D8"/>
    <w:rsid w:val="001E16FA"/>
    <w:rsid w:val="001E4534"/>
    <w:rsid w:val="001F3C02"/>
    <w:rsid w:val="001F73BA"/>
    <w:rsid w:val="00200265"/>
    <w:rsid w:val="00200807"/>
    <w:rsid w:val="00200B4C"/>
    <w:rsid w:val="0020169A"/>
    <w:rsid w:val="00202191"/>
    <w:rsid w:val="002111EE"/>
    <w:rsid w:val="00211E45"/>
    <w:rsid w:val="00214DC1"/>
    <w:rsid w:val="0021726B"/>
    <w:rsid w:val="00235462"/>
    <w:rsid w:val="0024188F"/>
    <w:rsid w:val="002420F6"/>
    <w:rsid w:val="00245B55"/>
    <w:rsid w:val="002467C6"/>
    <w:rsid w:val="00247DDD"/>
    <w:rsid w:val="00255AF1"/>
    <w:rsid w:val="00257540"/>
    <w:rsid w:val="00257C6F"/>
    <w:rsid w:val="00262676"/>
    <w:rsid w:val="00265D29"/>
    <w:rsid w:val="002776BF"/>
    <w:rsid w:val="00281E8E"/>
    <w:rsid w:val="0029588A"/>
    <w:rsid w:val="002A1E6E"/>
    <w:rsid w:val="002A4CEE"/>
    <w:rsid w:val="002B7106"/>
    <w:rsid w:val="002C161D"/>
    <w:rsid w:val="002D2E86"/>
    <w:rsid w:val="002E58DC"/>
    <w:rsid w:val="002E758D"/>
    <w:rsid w:val="002F2F07"/>
    <w:rsid w:val="002F6112"/>
    <w:rsid w:val="00307747"/>
    <w:rsid w:val="003112B1"/>
    <w:rsid w:val="00312362"/>
    <w:rsid w:val="00315D08"/>
    <w:rsid w:val="00317655"/>
    <w:rsid w:val="003242F3"/>
    <w:rsid w:val="00325A16"/>
    <w:rsid w:val="00325C5D"/>
    <w:rsid w:val="00351F18"/>
    <w:rsid w:val="00353BFE"/>
    <w:rsid w:val="003554AD"/>
    <w:rsid w:val="00360F59"/>
    <w:rsid w:val="0036269C"/>
    <w:rsid w:val="00364C0F"/>
    <w:rsid w:val="00376E7D"/>
    <w:rsid w:val="0037751A"/>
    <w:rsid w:val="00381EFB"/>
    <w:rsid w:val="00383FCB"/>
    <w:rsid w:val="003924FB"/>
    <w:rsid w:val="003A074E"/>
    <w:rsid w:val="003A198C"/>
    <w:rsid w:val="003A2D21"/>
    <w:rsid w:val="003A5179"/>
    <w:rsid w:val="003A5ED9"/>
    <w:rsid w:val="003A640F"/>
    <w:rsid w:val="003B1E2D"/>
    <w:rsid w:val="003B526F"/>
    <w:rsid w:val="003B54FD"/>
    <w:rsid w:val="003C21C7"/>
    <w:rsid w:val="003C4789"/>
    <w:rsid w:val="003C52FD"/>
    <w:rsid w:val="003D15A2"/>
    <w:rsid w:val="003E708E"/>
    <w:rsid w:val="003F6716"/>
    <w:rsid w:val="003F7A00"/>
    <w:rsid w:val="004000FD"/>
    <w:rsid w:val="004010A8"/>
    <w:rsid w:val="00411FE4"/>
    <w:rsid w:val="00412DE2"/>
    <w:rsid w:val="004169A1"/>
    <w:rsid w:val="00427D96"/>
    <w:rsid w:val="00432798"/>
    <w:rsid w:val="00435E03"/>
    <w:rsid w:val="0044588B"/>
    <w:rsid w:val="00446B26"/>
    <w:rsid w:val="0045288F"/>
    <w:rsid w:val="00453A25"/>
    <w:rsid w:val="00456937"/>
    <w:rsid w:val="0045773E"/>
    <w:rsid w:val="004611D5"/>
    <w:rsid w:val="00465CA7"/>
    <w:rsid w:val="00465E9D"/>
    <w:rsid w:val="00472EB1"/>
    <w:rsid w:val="0047412C"/>
    <w:rsid w:val="0048105F"/>
    <w:rsid w:val="0048289D"/>
    <w:rsid w:val="00485EA6"/>
    <w:rsid w:val="004912EB"/>
    <w:rsid w:val="00491959"/>
    <w:rsid w:val="00493598"/>
    <w:rsid w:val="00495ABA"/>
    <w:rsid w:val="004A375F"/>
    <w:rsid w:val="004A4A6E"/>
    <w:rsid w:val="004B5362"/>
    <w:rsid w:val="004B676C"/>
    <w:rsid w:val="004C182C"/>
    <w:rsid w:val="004C7A5C"/>
    <w:rsid w:val="004D32BF"/>
    <w:rsid w:val="004F5904"/>
    <w:rsid w:val="00507140"/>
    <w:rsid w:val="00514D9F"/>
    <w:rsid w:val="0052045B"/>
    <w:rsid w:val="0053581E"/>
    <w:rsid w:val="00536785"/>
    <w:rsid w:val="005409F1"/>
    <w:rsid w:val="005432CE"/>
    <w:rsid w:val="00544240"/>
    <w:rsid w:val="00546999"/>
    <w:rsid w:val="0055690F"/>
    <w:rsid w:val="00566BE6"/>
    <w:rsid w:val="0057635A"/>
    <w:rsid w:val="00580BA5"/>
    <w:rsid w:val="00582F8B"/>
    <w:rsid w:val="005907D4"/>
    <w:rsid w:val="005908A8"/>
    <w:rsid w:val="00592123"/>
    <w:rsid w:val="005957DB"/>
    <w:rsid w:val="00596E9A"/>
    <w:rsid w:val="005A1712"/>
    <w:rsid w:val="005A1FCE"/>
    <w:rsid w:val="005A7DA5"/>
    <w:rsid w:val="005B047A"/>
    <w:rsid w:val="005B1DDB"/>
    <w:rsid w:val="005B4141"/>
    <w:rsid w:val="005C0724"/>
    <w:rsid w:val="005C1373"/>
    <w:rsid w:val="005C6A9B"/>
    <w:rsid w:val="005C79FF"/>
    <w:rsid w:val="005D7EEC"/>
    <w:rsid w:val="005E0666"/>
    <w:rsid w:val="005E0F95"/>
    <w:rsid w:val="005E5B42"/>
    <w:rsid w:val="005E7BB4"/>
    <w:rsid w:val="005F142C"/>
    <w:rsid w:val="005F6FA2"/>
    <w:rsid w:val="00605001"/>
    <w:rsid w:val="00621B27"/>
    <w:rsid w:val="00625171"/>
    <w:rsid w:val="00627156"/>
    <w:rsid w:val="006304FD"/>
    <w:rsid w:val="00630A48"/>
    <w:rsid w:val="00632350"/>
    <w:rsid w:val="00636E4C"/>
    <w:rsid w:val="00643D99"/>
    <w:rsid w:val="00647FBB"/>
    <w:rsid w:val="006510DE"/>
    <w:rsid w:val="00652FD1"/>
    <w:rsid w:val="00654993"/>
    <w:rsid w:val="00656934"/>
    <w:rsid w:val="006578A8"/>
    <w:rsid w:val="00660721"/>
    <w:rsid w:val="00671163"/>
    <w:rsid w:val="006725D2"/>
    <w:rsid w:val="00677550"/>
    <w:rsid w:val="00681304"/>
    <w:rsid w:val="00683EAE"/>
    <w:rsid w:val="006842F7"/>
    <w:rsid w:val="0068453D"/>
    <w:rsid w:val="00694533"/>
    <w:rsid w:val="00694C69"/>
    <w:rsid w:val="00695D18"/>
    <w:rsid w:val="0069684E"/>
    <w:rsid w:val="006A002B"/>
    <w:rsid w:val="006A55EA"/>
    <w:rsid w:val="006B6576"/>
    <w:rsid w:val="006B7BCB"/>
    <w:rsid w:val="006C4293"/>
    <w:rsid w:val="006F0965"/>
    <w:rsid w:val="006F4E1D"/>
    <w:rsid w:val="0070068C"/>
    <w:rsid w:val="00701155"/>
    <w:rsid w:val="0070432F"/>
    <w:rsid w:val="007123AF"/>
    <w:rsid w:val="0072561E"/>
    <w:rsid w:val="00725AD1"/>
    <w:rsid w:val="00732311"/>
    <w:rsid w:val="0073794E"/>
    <w:rsid w:val="00737C44"/>
    <w:rsid w:val="00742FE2"/>
    <w:rsid w:val="00744106"/>
    <w:rsid w:val="0074692E"/>
    <w:rsid w:val="00746C6A"/>
    <w:rsid w:val="00747110"/>
    <w:rsid w:val="007514DF"/>
    <w:rsid w:val="00757F46"/>
    <w:rsid w:val="00762C9C"/>
    <w:rsid w:val="00782BA1"/>
    <w:rsid w:val="007845E1"/>
    <w:rsid w:val="00786D64"/>
    <w:rsid w:val="0078751C"/>
    <w:rsid w:val="00796B70"/>
    <w:rsid w:val="00797905"/>
    <w:rsid w:val="007A3B3E"/>
    <w:rsid w:val="007A65C2"/>
    <w:rsid w:val="007B34A7"/>
    <w:rsid w:val="007D1D76"/>
    <w:rsid w:val="007D2970"/>
    <w:rsid w:val="007D40C1"/>
    <w:rsid w:val="007E12A8"/>
    <w:rsid w:val="007E61FC"/>
    <w:rsid w:val="007F4E3E"/>
    <w:rsid w:val="00804188"/>
    <w:rsid w:val="0080639B"/>
    <w:rsid w:val="008075A2"/>
    <w:rsid w:val="00807AA4"/>
    <w:rsid w:val="00810DEB"/>
    <w:rsid w:val="00827BB2"/>
    <w:rsid w:val="0083203C"/>
    <w:rsid w:val="00833044"/>
    <w:rsid w:val="0083375D"/>
    <w:rsid w:val="00837150"/>
    <w:rsid w:val="0084075F"/>
    <w:rsid w:val="00841909"/>
    <w:rsid w:val="0084258C"/>
    <w:rsid w:val="00842998"/>
    <w:rsid w:val="00846305"/>
    <w:rsid w:val="008554A2"/>
    <w:rsid w:val="008575AA"/>
    <w:rsid w:val="008601C8"/>
    <w:rsid w:val="00884E4F"/>
    <w:rsid w:val="00894071"/>
    <w:rsid w:val="00894E16"/>
    <w:rsid w:val="008A6A8F"/>
    <w:rsid w:val="008B207F"/>
    <w:rsid w:val="008B7140"/>
    <w:rsid w:val="008C3DAA"/>
    <w:rsid w:val="008C5627"/>
    <w:rsid w:val="008D4A51"/>
    <w:rsid w:val="008E0EB7"/>
    <w:rsid w:val="008E126B"/>
    <w:rsid w:val="008E16BB"/>
    <w:rsid w:val="008E5544"/>
    <w:rsid w:val="008E6624"/>
    <w:rsid w:val="008E6F36"/>
    <w:rsid w:val="008E7EA3"/>
    <w:rsid w:val="00910090"/>
    <w:rsid w:val="00910490"/>
    <w:rsid w:val="00910571"/>
    <w:rsid w:val="009206C5"/>
    <w:rsid w:val="009242D5"/>
    <w:rsid w:val="00931ADE"/>
    <w:rsid w:val="00934686"/>
    <w:rsid w:val="0094008E"/>
    <w:rsid w:val="009402FD"/>
    <w:rsid w:val="00940359"/>
    <w:rsid w:val="00942E9D"/>
    <w:rsid w:val="009604EC"/>
    <w:rsid w:val="0096348A"/>
    <w:rsid w:val="00973A81"/>
    <w:rsid w:val="00974265"/>
    <w:rsid w:val="00980339"/>
    <w:rsid w:val="00986BEE"/>
    <w:rsid w:val="00991EDE"/>
    <w:rsid w:val="0099582D"/>
    <w:rsid w:val="009A0549"/>
    <w:rsid w:val="009A1D23"/>
    <w:rsid w:val="009A48EE"/>
    <w:rsid w:val="009A4DA2"/>
    <w:rsid w:val="009A5A9B"/>
    <w:rsid w:val="009B2B56"/>
    <w:rsid w:val="009B7F6F"/>
    <w:rsid w:val="009C0814"/>
    <w:rsid w:val="009C4BA6"/>
    <w:rsid w:val="009D7445"/>
    <w:rsid w:val="009F2938"/>
    <w:rsid w:val="009F2C65"/>
    <w:rsid w:val="009F58BC"/>
    <w:rsid w:val="009F5955"/>
    <w:rsid w:val="00A00244"/>
    <w:rsid w:val="00A059A3"/>
    <w:rsid w:val="00A139FC"/>
    <w:rsid w:val="00A15BE3"/>
    <w:rsid w:val="00A15BF8"/>
    <w:rsid w:val="00A211BB"/>
    <w:rsid w:val="00A27BCA"/>
    <w:rsid w:val="00A3143B"/>
    <w:rsid w:val="00A316FC"/>
    <w:rsid w:val="00A3182A"/>
    <w:rsid w:val="00A31F50"/>
    <w:rsid w:val="00A40C98"/>
    <w:rsid w:val="00A45875"/>
    <w:rsid w:val="00A45903"/>
    <w:rsid w:val="00A5588E"/>
    <w:rsid w:val="00A669FB"/>
    <w:rsid w:val="00A70D9A"/>
    <w:rsid w:val="00A72DF2"/>
    <w:rsid w:val="00A74C46"/>
    <w:rsid w:val="00A84489"/>
    <w:rsid w:val="00A954F3"/>
    <w:rsid w:val="00A95ED1"/>
    <w:rsid w:val="00AA0828"/>
    <w:rsid w:val="00AB2311"/>
    <w:rsid w:val="00AB2B4E"/>
    <w:rsid w:val="00AB3F15"/>
    <w:rsid w:val="00AD2046"/>
    <w:rsid w:val="00AD27D1"/>
    <w:rsid w:val="00AD36D9"/>
    <w:rsid w:val="00AD4E3D"/>
    <w:rsid w:val="00AD6813"/>
    <w:rsid w:val="00AD6E1C"/>
    <w:rsid w:val="00AE04DA"/>
    <w:rsid w:val="00AE254B"/>
    <w:rsid w:val="00AE6EE5"/>
    <w:rsid w:val="00AF0C6B"/>
    <w:rsid w:val="00AF4ABC"/>
    <w:rsid w:val="00AF508B"/>
    <w:rsid w:val="00AF74B3"/>
    <w:rsid w:val="00AF7B99"/>
    <w:rsid w:val="00B01988"/>
    <w:rsid w:val="00B16962"/>
    <w:rsid w:val="00B20086"/>
    <w:rsid w:val="00B24573"/>
    <w:rsid w:val="00B37D89"/>
    <w:rsid w:val="00B407E0"/>
    <w:rsid w:val="00B47B49"/>
    <w:rsid w:val="00B51951"/>
    <w:rsid w:val="00B5726B"/>
    <w:rsid w:val="00B600A7"/>
    <w:rsid w:val="00B6444C"/>
    <w:rsid w:val="00B656C4"/>
    <w:rsid w:val="00B673BF"/>
    <w:rsid w:val="00B720A2"/>
    <w:rsid w:val="00B81B59"/>
    <w:rsid w:val="00B8672D"/>
    <w:rsid w:val="00B92373"/>
    <w:rsid w:val="00BA122C"/>
    <w:rsid w:val="00BA396F"/>
    <w:rsid w:val="00BA5FE9"/>
    <w:rsid w:val="00BA6A33"/>
    <w:rsid w:val="00BA7AC9"/>
    <w:rsid w:val="00BC4635"/>
    <w:rsid w:val="00BF24D8"/>
    <w:rsid w:val="00BF28F8"/>
    <w:rsid w:val="00BF36E1"/>
    <w:rsid w:val="00BF4825"/>
    <w:rsid w:val="00C1056C"/>
    <w:rsid w:val="00C242C1"/>
    <w:rsid w:val="00C3579D"/>
    <w:rsid w:val="00C507AA"/>
    <w:rsid w:val="00C54670"/>
    <w:rsid w:val="00C602E1"/>
    <w:rsid w:val="00C63CD7"/>
    <w:rsid w:val="00C655E7"/>
    <w:rsid w:val="00C703FC"/>
    <w:rsid w:val="00C718C6"/>
    <w:rsid w:val="00C7280E"/>
    <w:rsid w:val="00C80823"/>
    <w:rsid w:val="00C8310E"/>
    <w:rsid w:val="00C9089E"/>
    <w:rsid w:val="00C95267"/>
    <w:rsid w:val="00C9645F"/>
    <w:rsid w:val="00C967D6"/>
    <w:rsid w:val="00C97C0A"/>
    <w:rsid w:val="00CA0C3A"/>
    <w:rsid w:val="00CA184C"/>
    <w:rsid w:val="00CB027E"/>
    <w:rsid w:val="00CC4864"/>
    <w:rsid w:val="00CC6ABE"/>
    <w:rsid w:val="00CD502D"/>
    <w:rsid w:val="00CD5B8A"/>
    <w:rsid w:val="00CE0F57"/>
    <w:rsid w:val="00CE5FCB"/>
    <w:rsid w:val="00CE6621"/>
    <w:rsid w:val="00CF2087"/>
    <w:rsid w:val="00CF25C4"/>
    <w:rsid w:val="00CF7F0D"/>
    <w:rsid w:val="00CF7F1B"/>
    <w:rsid w:val="00D03EEF"/>
    <w:rsid w:val="00D04547"/>
    <w:rsid w:val="00D1417F"/>
    <w:rsid w:val="00D149BB"/>
    <w:rsid w:val="00D159E5"/>
    <w:rsid w:val="00D21805"/>
    <w:rsid w:val="00D23685"/>
    <w:rsid w:val="00D2663A"/>
    <w:rsid w:val="00D3206D"/>
    <w:rsid w:val="00D341F8"/>
    <w:rsid w:val="00D3667F"/>
    <w:rsid w:val="00D423AF"/>
    <w:rsid w:val="00D52086"/>
    <w:rsid w:val="00D56D81"/>
    <w:rsid w:val="00D62E2F"/>
    <w:rsid w:val="00D63309"/>
    <w:rsid w:val="00D63AE5"/>
    <w:rsid w:val="00D63F16"/>
    <w:rsid w:val="00D73E69"/>
    <w:rsid w:val="00D7760C"/>
    <w:rsid w:val="00D804D8"/>
    <w:rsid w:val="00D810D6"/>
    <w:rsid w:val="00D83D30"/>
    <w:rsid w:val="00D97E29"/>
    <w:rsid w:val="00DA1A5B"/>
    <w:rsid w:val="00DA2DDF"/>
    <w:rsid w:val="00DB20D0"/>
    <w:rsid w:val="00DB4A58"/>
    <w:rsid w:val="00DB79A1"/>
    <w:rsid w:val="00DC31C7"/>
    <w:rsid w:val="00DC6042"/>
    <w:rsid w:val="00DC7AAF"/>
    <w:rsid w:val="00DD2AA6"/>
    <w:rsid w:val="00DE1216"/>
    <w:rsid w:val="00DE33CE"/>
    <w:rsid w:val="00DE5208"/>
    <w:rsid w:val="00DE6D49"/>
    <w:rsid w:val="00E01649"/>
    <w:rsid w:val="00E03251"/>
    <w:rsid w:val="00E10827"/>
    <w:rsid w:val="00E11670"/>
    <w:rsid w:val="00E12BD0"/>
    <w:rsid w:val="00E17199"/>
    <w:rsid w:val="00E20A10"/>
    <w:rsid w:val="00E218D7"/>
    <w:rsid w:val="00E255E3"/>
    <w:rsid w:val="00E26606"/>
    <w:rsid w:val="00E30A80"/>
    <w:rsid w:val="00E3498A"/>
    <w:rsid w:val="00E531A5"/>
    <w:rsid w:val="00E53C2E"/>
    <w:rsid w:val="00E55673"/>
    <w:rsid w:val="00E556CB"/>
    <w:rsid w:val="00E565AE"/>
    <w:rsid w:val="00E62F9D"/>
    <w:rsid w:val="00E646E7"/>
    <w:rsid w:val="00E64AE4"/>
    <w:rsid w:val="00E655C3"/>
    <w:rsid w:val="00E6646B"/>
    <w:rsid w:val="00E75644"/>
    <w:rsid w:val="00E75D46"/>
    <w:rsid w:val="00E770C7"/>
    <w:rsid w:val="00E77A1F"/>
    <w:rsid w:val="00E8131E"/>
    <w:rsid w:val="00E83749"/>
    <w:rsid w:val="00E90019"/>
    <w:rsid w:val="00E92141"/>
    <w:rsid w:val="00EA0736"/>
    <w:rsid w:val="00EA724D"/>
    <w:rsid w:val="00EA7FE5"/>
    <w:rsid w:val="00EB431E"/>
    <w:rsid w:val="00EB6BAF"/>
    <w:rsid w:val="00EC18E1"/>
    <w:rsid w:val="00EC5740"/>
    <w:rsid w:val="00ED3C05"/>
    <w:rsid w:val="00ED512D"/>
    <w:rsid w:val="00EF198D"/>
    <w:rsid w:val="00EF27D6"/>
    <w:rsid w:val="00EF2C12"/>
    <w:rsid w:val="00EF6992"/>
    <w:rsid w:val="00F154BC"/>
    <w:rsid w:val="00F204D1"/>
    <w:rsid w:val="00F22BE3"/>
    <w:rsid w:val="00F25B52"/>
    <w:rsid w:val="00F25F20"/>
    <w:rsid w:val="00F27EEB"/>
    <w:rsid w:val="00F30F18"/>
    <w:rsid w:val="00F3428A"/>
    <w:rsid w:val="00F36534"/>
    <w:rsid w:val="00F40AAD"/>
    <w:rsid w:val="00F52F67"/>
    <w:rsid w:val="00F54290"/>
    <w:rsid w:val="00F62E3C"/>
    <w:rsid w:val="00F65CD2"/>
    <w:rsid w:val="00F670F3"/>
    <w:rsid w:val="00F67137"/>
    <w:rsid w:val="00F722FE"/>
    <w:rsid w:val="00F72D59"/>
    <w:rsid w:val="00F738CA"/>
    <w:rsid w:val="00F7592B"/>
    <w:rsid w:val="00F75D8B"/>
    <w:rsid w:val="00F92F3E"/>
    <w:rsid w:val="00FA60D9"/>
    <w:rsid w:val="00FA7C4F"/>
    <w:rsid w:val="00FB0696"/>
    <w:rsid w:val="00FB6A8B"/>
    <w:rsid w:val="00FC0CED"/>
    <w:rsid w:val="00FD0774"/>
    <w:rsid w:val="00FD2A56"/>
    <w:rsid w:val="00FE6341"/>
    <w:rsid w:val="00FF09CA"/>
    <w:rsid w:val="00FF17EF"/>
    <w:rsid w:val="00FF494C"/>
    <w:rsid w:val="00FF513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88"/>
    <o:shapelayout v:ext="edit">
      <o:idmap v:ext="edit" data="2"/>
    </o:shapelayout>
  </w:shapeDefaults>
  <w:decimalSymbol w:val="."/>
  <w:listSeparator w:val=","/>
  <w15:chartTrackingRefBased/>
  <w15:docId w15:val="{28005C1E-161B-4192-8862-E5DDFF9D8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맑은 고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F4825"/>
    <w:rPr>
      <w:lang w:eastAsia="en-US"/>
    </w:rPr>
  </w:style>
  <w:style w:type="paragraph" w:styleId="1">
    <w:name w:val="heading 1"/>
    <w:basedOn w:val="a"/>
    <w:next w:val="a"/>
    <w:qFormat/>
    <w:rsid w:val="00BF4825"/>
    <w:pPr>
      <w:keepNext/>
      <w:jc w:val="center"/>
      <w:outlineLvl w:val="0"/>
    </w:pPr>
    <w:rPr>
      <w:rFonts w:ascii=".VnArial" w:hAnsi=".VnArial"/>
      <w:b/>
      <w:sz w:val="2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Char"/>
    <w:uiPriority w:val="99"/>
    <w:rsid w:val="00BF4825"/>
    <w:pPr>
      <w:tabs>
        <w:tab w:val="center" w:pos="4320"/>
        <w:tab w:val="right" w:pos="8640"/>
      </w:tabs>
    </w:pPr>
    <w:rPr>
      <w:rFonts w:ascii=".VnArial" w:hAnsi=".VnArial"/>
      <w:sz w:val="22"/>
    </w:rPr>
  </w:style>
  <w:style w:type="paragraph" w:styleId="a4">
    <w:name w:val="Body Text"/>
    <w:basedOn w:val="a"/>
    <w:rsid w:val="00BF4825"/>
    <w:pPr>
      <w:jc w:val="both"/>
    </w:pPr>
    <w:rPr>
      <w:rFonts w:ascii=".VnArial" w:hAnsi=".VnArial"/>
    </w:rPr>
  </w:style>
  <w:style w:type="character" w:styleId="a5">
    <w:name w:val="page number"/>
    <w:basedOn w:val="a0"/>
    <w:rsid w:val="00BF4825"/>
  </w:style>
  <w:style w:type="paragraph" w:styleId="a6">
    <w:name w:val="footer"/>
    <w:basedOn w:val="a"/>
    <w:rsid w:val="00BF4825"/>
    <w:pPr>
      <w:tabs>
        <w:tab w:val="center" w:pos="4320"/>
        <w:tab w:val="right" w:pos="8640"/>
      </w:tabs>
    </w:pPr>
  </w:style>
  <w:style w:type="paragraph" w:customStyle="1" w:styleId="heading5">
    <w:name w:val="heading5"/>
    <w:aliases w:val="3"/>
    <w:basedOn w:val="a"/>
    <w:next w:val="a"/>
    <w:rsid w:val="00BF4825"/>
    <w:pPr>
      <w:keepNext/>
      <w:jc w:val="center"/>
    </w:pPr>
    <w:rPr>
      <w:rFonts w:ascii=".VnTime" w:hAnsi=".VnTime"/>
      <w:snapToGrid w:val="0"/>
      <w:sz w:val="24"/>
    </w:rPr>
  </w:style>
  <w:style w:type="paragraph" w:customStyle="1" w:styleId="heading4">
    <w:name w:val="heading4"/>
    <w:aliases w:val="4"/>
    <w:basedOn w:val="a"/>
    <w:next w:val="a"/>
    <w:rsid w:val="00BF4825"/>
    <w:pPr>
      <w:keepNext/>
    </w:pPr>
    <w:rPr>
      <w:rFonts w:ascii=".VnTimeH" w:hAnsi=".VnTimeH"/>
      <w:b/>
      <w:snapToGrid w:val="0"/>
      <w:sz w:val="32"/>
    </w:rPr>
  </w:style>
  <w:style w:type="paragraph" w:styleId="2">
    <w:name w:val="Body Text 2"/>
    <w:basedOn w:val="a"/>
    <w:rsid w:val="00BF4825"/>
    <w:pPr>
      <w:jc w:val="center"/>
    </w:pPr>
    <w:rPr>
      <w:rFonts w:ascii=".VnTime" w:hAnsi=".VnTime"/>
      <w:sz w:val="22"/>
    </w:rPr>
  </w:style>
  <w:style w:type="paragraph" w:styleId="a7">
    <w:name w:val="Balloon Text"/>
    <w:basedOn w:val="a"/>
    <w:semiHidden/>
    <w:rsid w:val="00E3498A"/>
    <w:rPr>
      <w:rFonts w:ascii="Tahoma" w:hAnsi="Tahoma" w:cs="Tahoma"/>
      <w:sz w:val="16"/>
      <w:szCs w:val="16"/>
    </w:rPr>
  </w:style>
  <w:style w:type="table" w:styleId="a8">
    <w:name w:val="Table Grid"/>
    <w:basedOn w:val="a1"/>
    <w:rsid w:val="003D15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rsid w:val="00E53C2E"/>
    <w:rPr>
      <w:color w:val="0000FF"/>
      <w:u w:val="single"/>
    </w:rPr>
  </w:style>
  <w:style w:type="character" w:styleId="aa">
    <w:name w:val="FollowedHyperlink"/>
    <w:rsid w:val="00C967D6"/>
    <w:rPr>
      <w:color w:val="800080"/>
      <w:u w:val="single"/>
    </w:rPr>
  </w:style>
  <w:style w:type="character" w:customStyle="1" w:styleId="Char">
    <w:name w:val="머리글 Char"/>
    <w:link w:val="a3"/>
    <w:uiPriority w:val="99"/>
    <w:rsid w:val="00446B26"/>
    <w:rPr>
      <w:rFonts w:ascii=".VnArial" w:hAnsi=".VnArial"/>
      <w:sz w:val="22"/>
      <w:lang w:eastAsia="en-US"/>
    </w:rPr>
  </w:style>
  <w:style w:type="paragraph" w:customStyle="1" w:styleId="10">
    <w:name w:val="1阶"/>
    <w:basedOn w:val="a"/>
    <w:rsid w:val="00446B26"/>
    <w:pPr>
      <w:widowControl w:val="0"/>
      <w:snapToGrid w:val="0"/>
      <w:spacing w:line="360" w:lineRule="auto"/>
      <w:ind w:left="284" w:hanging="284"/>
      <w:jc w:val="both"/>
      <w:outlineLvl w:val="0"/>
    </w:pPr>
    <w:rPr>
      <w:rFonts w:ascii="SimSun" w:eastAsia="SimSun" w:hAnsi="Arial"/>
      <w:kern w:val="144"/>
      <w:sz w:val="24"/>
      <w:lang w:eastAsia="zh-CN"/>
    </w:rPr>
  </w:style>
  <w:style w:type="paragraph" w:styleId="ab">
    <w:name w:val="List Paragraph"/>
    <w:basedOn w:val="a"/>
    <w:uiPriority w:val="34"/>
    <w:qFormat/>
    <w:rsid w:val="00446B26"/>
    <w:pPr>
      <w:spacing w:after="200" w:line="276" w:lineRule="auto"/>
      <w:ind w:left="720"/>
      <w:contextualSpacing/>
    </w:pPr>
    <w:rPr>
      <w:rFonts w:ascii="Calibri" w:eastAsia="Calibri" w:hAnsi="Calibri"/>
      <w:sz w:val="22"/>
      <w:szCs w:val="22"/>
    </w:rPr>
  </w:style>
  <w:style w:type="paragraph" w:customStyle="1" w:styleId="ac">
    <w:name w:val="表格文字"/>
    <w:rsid w:val="00446B26"/>
    <w:rPr>
      <w:rFonts w:ascii="SimSun" w:eastAsia="SimSun" w:hAnsi="Arial"/>
      <w:noProof/>
      <w:sz w:val="24"/>
      <w:lang w:eastAsia="zh-CN"/>
    </w:rPr>
  </w:style>
  <w:style w:type="character" w:styleId="ad">
    <w:name w:val="annotation reference"/>
    <w:uiPriority w:val="99"/>
    <w:unhideWhenUsed/>
    <w:rsid w:val="00FC0CED"/>
    <w:rPr>
      <w:sz w:val="16"/>
      <w:szCs w:val="16"/>
    </w:rPr>
  </w:style>
  <w:style w:type="paragraph" w:styleId="ae">
    <w:name w:val="annotation text"/>
    <w:basedOn w:val="a"/>
    <w:link w:val="Char0"/>
    <w:uiPriority w:val="99"/>
    <w:unhideWhenUsed/>
    <w:rsid w:val="00FC0CED"/>
    <w:pPr>
      <w:widowControl w:val="0"/>
      <w:autoSpaceDE w:val="0"/>
      <w:autoSpaceDN w:val="0"/>
    </w:pPr>
    <w:rPr>
      <w:rFonts w:eastAsia="Times New Roman"/>
      <w:lang w:bidi="en-US"/>
    </w:rPr>
  </w:style>
  <w:style w:type="character" w:customStyle="1" w:styleId="Char0">
    <w:name w:val="메모 텍스트 Char"/>
    <w:link w:val="ae"/>
    <w:uiPriority w:val="99"/>
    <w:rsid w:val="00FC0CED"/>
    <w:rPr>
      <w:rFonts w:eastAsia="Times New Roman"/>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file:///C:\Users\MISTOP\Documents\mnc-doc-AS9100D\ISO.%20IATF%20&#47928;&#49436;\AppData\Local\Microsoft\Windows\INetCache\Content.Word\IS.04.04.00%20Danh%20muc%20tai%20lieu%20ben%20ngoai.doc"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file:///C:\Users\MISTOP\Documents\mnc-doc-AS9100D\ISO.%20IATF%20&#47928;&#49436;\AppData\Local\Microsoft\Windows\INetCache\Content.Word\IS.04.02.00%20Danh%20muc%20tai%20lieu%20noi%20bo.doc"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MISTOP\Documents\mnc-doc-AS9100D\ISO.%20IATF%20&#47928;&#49436;\AppData\Local\Microsoft\Windows\INetCache\Content.Word\DAU%20KIEM%20SOAT%20CUA%20ISO-TGM.doc"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file:///C:\Users\MISTOP\Documents\mnc-doc-AS9100D\ISO.%20IATF%20&#47928;&#49436;\AppData\Local\Microsoft\Windows\INetCache\Content.Word\IS.04.04.00%20Danh%20muc%20tai%20lieu%20ben%20ngoai.doc"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2426</Words>
  <Characters>13834</Characters>
  <Application>Microsoft Office Word</Application>
  <DocSecurity>4</DocSecurity>
  <Lines>115</Lines>
  <Paragraphs>32</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16228</CharactersWithSpaces>
  <SharedDoc>false</SharedDoc>
  <HLinks>
    <vt:vector size="36" baseType="variant">
      <vt:variant>
        <vt:i4>917509</vt:i4>
      </vt:variant>
      <vt:variant>
        <vt:i4>15</vt:i4>
      </vt:variant>
      <vt:variant>
        <vt:i4>0</vt:i4>
      </vt:variant>
      <vt:variant>
        <vt:i4>5</vt:i4>
      </vt:variant>
      <vt:variant>
        <vt:lpwstr/>
      </vt:variant>
      <vt:variant>
        <vt:lpwstr>luudokstl</vt:lpwstr>
      </vt:variant>
      <vt:variant>
        <vt:i4>4521989</vt:i4>
      </vt:variant>
      <vt:variant>
        <vt:i4>12</vt:i4>
      </vt:variant>
      <vt:variant>
        <vt:i4>0</vt:i4>
      </vt:variant>
      <vt:variant>
        <vt:i4>5</vt:i4>
      </vt:variant>
      <vt:variant>
        <vt:lpwstr>../../AppData/Local/Microsoft/Windows/INetCache/Content.Word/IS.04.04.00 Danh muc tai lieu ben ngoai.doc</vt:lpwstr>
      </vt:variant>
      <vt:variant>
        <vt:lpwstr/>
      </vt:variant>
      <vt:variant>
        <vt:i4>131141</vt:i4>
      </vt:variant>
      <vt:variant>
        <vt:i4>9</vt:i4>
      </vt:variant>
      <vt:variant>
        <vt:i4>0</vt:i4>
      </vt:variant>
      <vt:variant>
        <vt:i4>5</vt:i4>
      </vt:variant>
      <vt:variant>
        <vt:lpwstr>../../AppData/Local/Microsoft/Windows/INetCache/Content.Word/IS.04.02.00 Danh muc tai lieu noi bo.doc</vt:lpwstr>
      </vt:variant>
      <vt:variant>
        <vt:lpwstr/>
      </vt:variant>
      <vt:variant>
        <vt:i4>6750247</vt:i4>
      </vt:variant>
      <vt:variant>
        <vt:i4>6</vt:i4>
      </vt:variant>
      <vt:variant>
        <vt:i4>0</vt:i4>
      </vt:variant>
      <vt:variant>
        <vt:i4>5</vt:i4>
      </vt:variant>
      <vt:variant>
        <vt:lpwstr>../../AppData/Local/Microsoft/Windows/INetCache/Content.Word/DAU KIEM SOAT CUA ISO-TGM.doc</vt:lpwstr>
      </vt:variant>
      <vt:variant>
        <vt:lpwstr/>
      </vt:variant>
      <vt:variant>
        <vt:i4>2031642</vt:i4>
      </vt:variant>
      <vt:variant>
        <vt:i4>3</vt:i4>
      </vt:variant>
      <vt:variant>
        <vt:i4>0</vt:i4>
      </vt:variant>
      <vt:variant>
        <vt:i4>5</vt:i4>
      </vt:variant>
      <vt:variant>
        <vt:lpwstr/>
      </vt:variant>
      <vt:variant>
        <vt:lpwstr>thethucvb</vt:lpwstr>
      </vt:variant>
      <vt:variant>
        <vt:i4>4521989</vt:i4>
      </vt:variant>
      <vt:variant>
        <vt:i4>0</vt:i4>
      </vt:variant>
      <vt:variant>
        <vt:i4>0</vt:i4>
      </vt:variant>
      <vt:variant>
        <vt:i4>5</vt:i4>
      </vt:variant>
      <vt:variant>
        <vt:lpwstr>../../AppData/Local/Microsoft/Windows/INetCache/Content.Word/IS.04.04.00 Danh muc tai lieu ben ngoai.doc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AHEAD</dc:creator>
  <cp:keywords/>
  <cp:lastModifiedBy>임재홍</cp:lastModifiedBy>
  <cp:revision>2</cp:revision>
  <cp:lastPrinted>2020-06-20T02:41:00Z</cp:lastPrinted>
  <dcterms:created xsi:type="dcterms:W3CDTF">2026-04-03T11:30:00Z</dcterms:created>
  <dcterms:modified xsi:type="dcterms:W3CDTF">2026-04-03T11:30:00Z</dcterms:modified>
</cp:coreProperties>
</file>